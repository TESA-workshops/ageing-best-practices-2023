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F4959" w14:textId="77777777" w:rsidR="009E7195" w:rsidRDefault="00A367DA">
      <w:pPr>
        <w:pStyle w:val="BodyText"/>
        <w:rPr>
          <w:rFonts w:ascii="Times New Roman"/>
          <w:sz w:val="20"/>
        </w:rPr>
      </w:pPr>
      <w:r>
        <w:pict w14:anchorId="099B0A5B">
          <v:shapetype id="_x0000_t202" coordsize="21600,21600" o:spt="202" path="m,l,21600r21600,l21600,xe">
            <v:stroke joinstyle="miter"/>
            <v:path gradientshapeok="t" o:connecttype="rect"/>
          </v:shapetype>
          <v:shape id="docshape1" o:spid="_x0000_s1032" type="#_x0000_t202" style="position:absolute;margin-left:534.2pt;margin-top:742.95pt;width:6.05pt;height:13.3pt;z-index:-17426432;mso-position-horizontal-relative:page;mso-position-vertical-relative:page" filled="f" stroked="f">
            <v:textbox inset="0,0,0,0">
              <w:txbxContent>
                <w:p w14:paraId="4201E164" w14:textId="77777777" w:rsidR="009E7195" w:rsidRDefault="00A367DA">
                  <w:pPr>
                    <w:spacing w:line="266" w:lineRule="exact"/>
                    <w:rPr>
                      <w:rFonts w:ascii="Times New Roman"/>
                      <w:sz w:val="24"/>
                    </w:rPr>
                  </w:pPr>
                  <w:r>
                    <w:rPr>
                      <w:rFonts w:ascii="Times New Roman"/>
                      <w:sz w:val="24"/>
                    </w:rPr>
                    <w:t>1</w:t>
                  </w:r>
                </w:p>
              </w:txbxContent>
            </v:textbox>
            <w10:wrap anchorx="page" anchory="page"/>
          </v:shape>
        </w:pict>
      </w:r>
      <w:r>
        <w:pict w14:anchorId="1BE8F3AB">
          <v:group id="docshapegroup2" o:spid="_x0000_s1029" style="position:absolute;margin-left:461.85pt;margin-top:740.15pt;width:88pt;height:32.6pt;z-index:15729664;mso-position-horizontal-relative:page;mso-position-vertical-relative:page" coordorigin="9237,14803" coordsize="1760,652">
            <v:rect id="docshape3" o:spid="_x0000_s1031" style="position:absolute;left:9237;top:14803;width:1760;height:65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30" type="#_x0000_t75" style="position:absolute;left:9381;top:14876;width:1471;height:352">
              <v:imagedata r:id="rId7" o:title=""/>
            </v:shape>
            <w10:wrap anchorx="page" anchory="page"/>
          </v:group>
        </w:pict>
      </w:r>
    </w:p>
    <w:p w14:paraId="49DDC3EF" w14:textId="77777777" w:rsidR="009E7195" w:rsidRDefault="009E7195">
      <w:pPr>
        <w:pStyle w:val="BodyText"/>
        <w:spacing w:before="9"/>
        <w:rPr>
          <w:rFonts w:ascii="Times New Roman"/>
          <w:sz w:val="23"/>
        </w:rPr>
      </w:pPr>
    </w:p>
    <w:p w14:paraId="5BB2712D" w14:textId="77777777" w:rsidR="009E7195" w:rsidRDefault="00A367DA">
      <w:pPr>
        <w:pStyle w:val="Title"/>
        <w:spacing w:before="100"/>
      </w:pPr>
      <w:r>
        <w:t>Proceedings of the Technical Expertise in Stock Assessment</w:t>
      </w:r>
      <w:r>
        <w:rPr>
          <w:spacing w:val="-6"/>
        </w:rPr>
        <w:t xml:space="preserve"> </w:t>
      </w:r>
      <w:r>
        <w:t>(TESA)</w:t>
      </w:r>
      <w:r>
        <w:rPr>
          <w:spacing w:val="-5"/>
        </w:rPr>
        <w:t xml:space="preserve"> </w:t>
      </w:r>
      <w:r>
        <w:t>national</w:t>
      </w:r>
      <w:r>
        <w:rPr>
          <w:spacing w:val="-8"/>
        </w:rPr>
        <w:t xml:space="preserve"> </w:t>
      </w:r>
      <w:r>
        <w:t>workshop</w:t>
      </w:r>
      <w:r>
        <w:rPr>
          <w:spacing w:val="-8"/>
        </w:rPr>
        <w:t xml:space="preserve"> </w:t>
      </w:r>
      <w:r>
        <w:t>on</w:t>
      </w:r>
      <w:r>
        <w:rPr>
          <w:spacing w:val="-8"/>
        </w:rPr>
        <w:t xml:space="preserve"> </w:t>
      </w:r>
      <w:r>
        <w:t>'Best</w:t>
      </w:r>
      <w:r>
        <w:rPr>
          <w:spacing w:val="-7"/>
        </w:rPr>
        <w:t xml:space="preserve"> </w:t>
      </w:r>
      <w:proofErr w:type="spellStart"/>
      <w:r>
        <w:t>pratices</w:t>
      </w:r>
      <w:proofErr w:type="spellEnd"/>
      <w:r>
        <w:t xml:space="preserve"> in age estimation', 31 January, 01-02 February 2023 in Moncton, New Brunswick</w:t>
      </w:r>
    </w:p>
    <w:p w14:paraId="67ACC4E1" w14:textId="77777777" w:rsidR="009E7195" w:rsidRDefault="009E7195">
      <w:pPr>
        <w:pStyle w:val="BodyText"/>
        <w:rPr>
          <w:rFonts w:ascii="Microsoft Sans Serif"/>
          <w:b/>
          <w:sz w:val="40"/>
        </w:rPr>
      </w:pPr>
    </w:p>
    <w:p w14:paraId="6A09DD67" w14:textId="77777777" w:rsidR="009E7195" w:rsidRDefault="009E7195">
      <w:pPr>
        <w:pStyle w:val="BodyText"/>
        <w:spacing w:before="2"/>
        <w:rPr>
          <w:rFonts w:ascii="Microsoft Sans Serif"/>
          <w:b/>
          <w:sz w:val="47"/>
        </w:rPr>
      </w:pPr>
    </w:p>
    <w:p w14:paraId="177FA751" w14:textId="77777777" w:rsidR="009E7195" w:rsidRDefault="00A367DA">
      <w:pPr>
        <w:spacing w:before="1"/>
        <w:ind w:left="266" w:right="690"/>
        <w:rPr>
          <w:rFonts w:ascii="Microsoft Sans Serif" w:hAnsi="Microsoft Sans Serif"/>
          <w:sz w:val="28"/>
        </w:rPr>
      </w:pPr>
      <w:r>
        <w:rPr>
          <w:rFonts w:ascii="Microsoft Sans Serif" w:hAnsi="Microsoft Sans Serif"/>
          <w:sz w:val="28"/>
        </w:rPr>
        <w:t xml:space="preserve">Daniel Ricard, Aaron </w:t>
      </w:r>
      <w:proofErr w:type="spellStart"/>
      <w:r>
        <w:rPr>
          <w:rFonts w:ascii="Microsoft Sans Serif" w:hAnsi="Microsoft Sans Serif"/>
          <w:sz w:val="28"/>
        </w:rPr>
        <w:t>Adamack</w:t>
      </w:r>
      <w:proofErr w:type="spellEnd"/>
      <w:r>
        <w:rPr>
          <w:rFonts w:ascii="Microsoft Sans Serif" w:hAnsi="Microsoft Sans Serif"/>
          <w:sz w:val="28"/>
        </w:rPr>
        <w:t>, Jacob Burbank, Peter Comeau, Abby Daigle,</w:t>
      </w:r>
      <w:r>
        <w:rPr>
          <w:rFonts w:ascii="Microsoft Sans Serif" w:hAnsi="Microsoft Sans Serif"/>
          <w:spacing w:val="-6"/>
          <w:sz w:val="28"/>
        </w:rPr>
        <w:t xml:space="preserve"> </w:t>
      </w:r>
      <w:r>
        <w:rPr>
          <w:rFonts w:ascii="Microsoft Sans Serif" w:hAnsi="Microsoft Sans Serif"/>
          <w:sz w:val="28"/>
        </w:rPr>
        <w:t>Allan</w:t>
      </w:r>
      <w:r>
        <w:rPr>
          <w:rFonts w:ascii="Microsoft Sans Serif" w:hAnsi="Microsoft Sans Serif"/>
          <w:spacing w:val="-5"/>
          <w:sz w:val="28"/>
        </w:rPr>
        <w:t xml:space="preserve"> </w:t>
      </w:r>
      <w:proofErr w:type="spellStart"/>
      <w:r>
        <w:rPr>
          <w:rFonts w:ascii="Microsoft Sans Serif" w:hAnsi="Microsoft Sans Serif"/>
          <w:sz w:val="28"/>
        </w:rPr>
        <w:t>Debertin</w:t>
      </w:r>
      <w:proofErr w:type="spellEnd"/>
      <w:r>
        <w:rPr>
          <w:rFonts w:ascii="Microsoft Sans Serif" w:hAnsi="Microsoft Sans Serif"/>
          <w:sz w:val="28"/>
        </w:rPr>
        <w:t>,</w:t>
      </w:r>
      <w:r>
        <w:rPr>
          <w:rFonts w:ascii="Microsoft Sans Serif" w:hAnsi="Microsoft Sans Serif"/>
          <w:spacing w:val="-3"/>
          <w:sz w:val="28"/>
        </w:rPr>
        <w:t xml:space="preserve"> </w:t>
      </w:r>
      <w:r>
        <w:rPr>
          <w:rFonts w:ascii="Microsoft Sans Serif" w:hAnsi="Microsoft Sans Serif"/>
          <w:sz w:val="28"/>
        </w:rPr>
        <w:t>Kim</w:t>
      </w:r>
      <w:r>
        <w:rPr>
          <w:rFonts w:ascii="Microsoft Sans Serif" w:hAnsi="Microsoft Sans Serif"/>
          <w:spacing w:val="-4"/>
          <w:sz w:val="28"/>
        </w:rPr>
        <w:t xml:space="preserve"> </w:t>
      </w:r>
      <w:r>
        <w:rPr>
          <w:rFonts w:ascii="Microsoft Sans Serif" w:hAnsi="Microsoft Sans Serif"/>
          <w:sz w:val="28"/>
        </w:rPr>
        <w:t>Emond,</w:t>
      </w:r>
      <w:r>
        <w:rPr>
          <w:rFonts w:ascii="Microsoft Sans Serif" w:hAnsi="Microsoft Sans Serif"/>
          <w:spacing w:val="-6"/>
          <w:sz w:val="28"/>
        </w:rPr>
        <w:t xml:space="preserve"> </w:t>
      </w:r>
      <w:r>
        <w:rPr>
          <w:rFonts w:ascii="Microsoft Sans Serif" w:hAnsi="Microsoft Sans Serif"/>
          <w:sz w:val="28"/>
        </w:rPr>
        <w:t>Tracey</w:t>
      </w:r>
      <w:r>
        <w:rPr>
          <w:rFonts w:ascii="Microsoft Sans Serif" w:hAnsi="Microsoft Sans Serif"/>
          <w:spacing w:val="-4"/>
          <w:sz w:val="28"/>
        </w:rPr>
        <w:t xml:space="preserve"> </w:t>
      </w:r>
      <w:r>
        <w:rPr>
          <w:rFonts w:ascii="Microsoft Sans Serif" w:hAnsi="Microsoft Sans Serif"/>
          <w:sz w:val="28"/>
        </w:rPr>
        <w:t>Loewen,</w:t>
      </w:r>
      <w:r>
        <w:rPr>
          <w:rFonts w:ascii="Microsoft Sans Serif" w:hAnsi="Microsoft Sans Serif"/>
          <w:spacing w:val="-5"/>
          <w:sz w:val="28"/>
        </w:rPr>
        <w:t xml:space="preserve"> </w:t>
      </w:r>
      <w:r>
        <w:rPr>
          <w:rFonts w:ascii="Microsoft Sans Serif" w:hAnsi="Microsoft Sans Serif"/>
          <w:sz w:val="28"/>
        </w:rPr>
        <w:t>Andrea</w:t>
      </w:r>
      <w:r>
        <w:rPr>
          <w:rFonts w:ascii="Microsoft Sans Serif" w:hAnsi="Microsoft Sans Serif"/>
          <w:spacing w:val="-5"/>
          <w:sz w:val="28"/>
        </w:rPr>
        <w:t xml:space="preserve"> </w:t>
      </w:r>
      <w:r>
        <w:rPr>
          <w:rFonts w:ascii="Microsoft Sans Serif" w:hAnsi="Microsoft Sans Serif"/>
          <w:sz w:val="28"/>
        </w:rPr>
        <w:t>Perreault, Gregory Puncher,</w:t>
      </w:r>
      <w:r>
        <w:rPr>
          <w:rFonts w:ascii="Microsoft Sans Serif" w:hAnsi="Microsoft Sans Serif"/>
          <w:spacing w:val="-1"/>
          <w:sz w:val="28"/>
        </w:rPr>
        <w:t xml:space="preserve"> </w:t>
      </w:r>
      <w:r>
        <w:rPr>
          <w:rFonts w:ascii="Microsoft Sans Serif" w:hAnsi="Microsoft Sans Serif"/>
          <w:sz w:val="28"/>
        </w:rPr>
        <w:t>Nicolas</w:t>
      </w:r>
      <w:r>
        <w:rPr>
          <w:rFonts w:ascii="Microsoft Sans Serif" w:hAnsi="Microsoft Sans Serif"/>
          <w:spacing w:val="-1"/>
          <w:sz w:val="28"/>
        </w:rPr>
        <w:t xml:space="preserve"> </w:t>
      </w:r>
      <w:r>
        <w:rPr>
          <w:rFonts w:ascii="Microsoft Sans Serif" w:hAnsi="Microsoft Sans Serif"/>
          <w:sz w:val="28"/>
        </w:rPr>
        <w:t>Rolland, M</w:t>
      </w:r>
      <w:r>
        <w:rPr>
          <w:rFonts w:ascii="Microsoft Sans Serif" w:hAnsi="Microsoft Sans Serif"/>
          <w:sz w:val="28"/>
        </w:rPr>
        <w:t xml:space="preserve">eredith Schofield, Andrew Smith, François-Étienne </w:t>
      </w:r>
      <w:proofErr w:type="gramStart"/>
      <w:r>
        <w:rPr>
          <w:rFonts w:ascii="Microsoft Sans Serif" w:hAnsi="Microsoft Sans Serif"/>
          <w:sz w:val="28"/>
        </w:rPr>
        <w:t>Sylvain</w:t>
      </w:r>
      <w:proofErr w:type="gramEnd"/>
      <w:r>
        <w:rPr>
          <w:rFonts w:ascii="Microsoft Sans Serif" w:hAnsi="Microsoft Sans Serif"/>
          <w:sz w:val="28"/>
        </w:rPr>
        <w:t xml:space="preserve"> and Stephen </w:t>
      </w:r>
      <w:proofErr w:type="spellStart"/>
      <w:r>
        <w:rPr>
          <w:rFonts w:ascii="Microsoft Sans Serif" w:hAnsi="Microsoft Sans Serif"/>
          <w:sz w:val="28"/>
        </w:rPr>
        <w:t>Wischniowski</w:t>
      </w:r>
      <w:proofErr w:type="spellEnd"/>
    </w:p>
    <w:p w14:paraId="17427B50" w14:textId="77777777" w:rsidR="009E7195" w:rsidRDefault="009E7195">
      <w:pPr>
        <w:pStyle w:val="BodyText"/>
        <w:rPr>
          <w:rFonts w:ascii="Microsoft Sans Serif"/>
          <w:sz w:val="32"/>
        </w:rPr>
      </w:pPr>
    </w:p>
    <w:p w14:paraId="6C8157F8" w14:textId="77777777" w:rsidR="009E7195" w:rsidRDefault="00A367DA">
      <w:pPr>
        <w:spacing w:before="243"/>
        <w:ind w:left="266" w:right="6978"/>
        <w:rPr>
          <w:rFonts w:ascii="Microsoft Sans Serif"/>
          <w:sz w:val="28"/>
        </w:rPr>
      </w:pPr>
      <w:r>
        <w:rPr>
          <w:rFonts w:ascii="Microsoft Sans Serif"/>
          <w:sz w:val="28"/>
        </w:rPr>
        <w:t>Science</w:t>
      </w:r>
      <w:r>
        <w:rPr>
          <w:rFonts w:ascii="Microsoft Sans Serif"/>
          <w:spacing w:val="-19"/>
          <w:sz w:val="28"/>
        </w:rPr>
        <w:t xml:space="preserve"> </w:t>
      </w:r>
      <w:r>
        <w:rPr>
          <w:rFonts w:ascii="Microsoft Sans Serif"/>
          <w:sz w:val="28"/>
        </w:rPr>
        <w:t>Branch Gulf Region</w:t>
      </w:r>
    </w:p>
    <w:p w14:paraId="3918AFDE" w14:textId="77777777" w:rsidR="009E7195" w:rsidRDefault="00A367DA">
      <w:pPr>
        <w:ind w:left="266"/>
        <w:rPr>
          <w:rFonts w:ascii="Microsoft Sans Serif"/>
          <w:sz w:val="28"/>
        </w:rPr>
      </w:pPr>
      <w:r>
        <w:rPr>
          <w:rFonts w:ascii="Microsoft Sans Serif"/>
          <w:sz w:val="28"/>
        </w:rPr>
        <w:t>Fisheries</w:t>
      </w:r>
      <w:r>
        <w:rPr>
          <w:rFonts w:ascii="Microsoft Sans Serif"/>
          <w:spacing w:val="-5"/>
          <w:sz w:val="28"/>
        </w:rPr>
        <w:t xml:space="preserve"> </w:t>
      </w:r>
      <w:r>
        <w:rPr>
          <w:rFonts w:ascii="Microsoft Sans Serif"/>
          <w:sz w:val="28"/>
        </w:rPr>
        <w:t>and</w:t>
      </w:r>
      <w:r>
        <w:rPr>
          <w:rFonts w:ascii="Microsoft Sans Serif"/>
          <w:spacing w:val="-7"/>
          <w:sz w:val="28"/>
        </w:rPr>
        <w:t xml:space="preserve"> </w:t>
      </w:r>
      <w:r>
        <w:rPr>
          <w:rFonts w:ascii="Microsoft Sans Serif"/>
          <w:sz w:val="28"/>
        </w:rPr>
        <w:t>Oceans</w:t>
      </w:r>
      <w:r>
        <w:rPr>
          <w:rFonts w:ascii="Microsoft Sans Serif"/>
          <w:spacing w:val="-8"/>
          <w:sz w:val="28"/>
        </w:rPr>
        <w:t xml:space="preserve"> </w:t>
      </w:r>
      <w:r>
        <w:rPr>
          <w:rFonts w:ascii="Microsoft Sans Serif"/>
          <w:spacing w:val="-2"/>
          <w:sz w:val="28"/>
        </w:rPr>
        <w:t>Canada</w:t>
      </w:r>
    </w:p>
    <w:p w14:paraId="031FAB59" w14:textId="77777777" w:rsidR="009E7195" w:rsidRDefault="00A367DA">
      <w:pPr>
        <w:ind w:left="266"/>
        <w:rPr>
          <w:rFonts w:ascii="Microsoft Sans Serif"/>
          <w:sz w:val="28"/>
        </w:rPr>
      </w:pPr>
      <w:r>
        <w:rPr>
          <w:rFonts w:ascii="Microsoft Sans Serif"/>
          <w:sz w:val="28"/>
        </w:rPr>
        <w:t>Moncton,</w:t>
      </w:r>
      <w:r>
        <w:rPr>
          <w:rFonts w:ascii="Microsoft Sans Serif"/>
          <w:spacing w:val="-8"/>
          <w:sz w:val="28"/>
        </w:rPr>
        <w:t xml:space="preserve"> </w:t>
      </w:r>
      <w:r>
        <w:rPr>
          <w:rFonts w:ascii="Microsoft Sans Serif"/>
          <w:sz w:val="28"/>
        </w:rPr>
        <w:t>New</w:t>
      </w:r>
      <w:r>
        <w:rPr>
          <w:rFonts w:ascii="Microsoft Sans Serif"/>
          <w:spacing w:val="-4"/>
          <w:sz w:val="28"/>
        </w:rPr>
        <w:t xml:space="preserve"> </w:t>
      </w:r>
      <w:r>
        <w:rPr>
          <w:rFonts w:ascii="Microsoft Sans Serif"/>
          <w:sz w:val="28"/>
        </w:rPr>
        <w:t>Brunswick,</w:t>
      </w:r>
      <w:r>
        <w:rPr>
          <w:rFonts w:ascii="Microsoft Sans Serif"/>
          <w:spacing w:val="-4"/>
          <w:sz w:val="28"/>
        </w:rPr>
        <w:t xml:space="preserve"> </w:t>
      </w:r>
      <w:r>
        <w:rPr>
          <w:rFonts w:ascii="Microsoft Sans Serif"/>
          <w:sz w:val="28"/>
        </w:rPr>
        <w:t>E1C</w:t>
      </w:r>
      <w:r>
        <w:rPr>
          <w:rFonts w:ascii="Microsoft Sans Serif"/>
          <w:spacing w:val="-4"/>
          <w:sz w:val="28"/>
        </w:rPr>
        <w:t xml:space="preserve"> </w:t>
      </w:r>
      <w:r>
        <w:rPr>
          <w:rFonts w:ascii="Microsoft Sans Serif"/>
          <w:sz w:val="28"/>
        </w:rPr>
        <w:t>5K4,</w:t>
      </w:r>
      <w:r>
        <w:rPr>
          <w:rFonts w:ascii="Microsoft Sans Serif"/>
          <w:spacing w:val="-4"/>
          <w:sz w:val="28"/>
        </w:rPr>
        <w:t xml:space="preserve"> </w:t>
      </w:r>
      <w:r>
        <w:rPr>
          <w:rFonts w:ascii="Microsoft Sans Serif"/>
          <w:spacing w:val="-2"/>
          <w:sz w:val="28"/>
        </w:rPr>
        <w:t>Canada</w:t>
      </w:r>
    </w:p>
    <w:p w14:paraId="70FD24AF" w14:textId="77777777" w:rsidR="009E7195" w:rsidRDefault="009E7195">
      <w:pPr>
        <w:pStyle w:val="BodyText"/>
        <w:rPr>
          <w:rFonts w:ascii="Microsoft Sans Serif"/>
          <w:sz w:val="32"/>
        </w:rPr>
      </w:pPr>
    </w:p>
    <w:p w14:paraId="3A7545FD" w14:textId="77777777" w:rsidR="009E7195" w:rsidRDefault="009E7195">
      <w:pPr>
        <w:pStyle w:val="BodyText"/>
        <w:rPr>
          <w:rFonts w:ascii="Microsoft Sans Serif"/>
          <w:sz w:val="32"/>
        </w:rPr>
      </w:pPr>
    </w:p>
    <w:p w14:paraId="400AC16B" w14:textId="77777777" w:rsidR="009E7195" w:rsidRDefault="009E7195">
      <w:pPr>
        <w:pStyle w:val="BodyText"/>
        <w:rPr>
          <w:rFonts w:ascii="Microsoft Sans Serif"/>
          <w:sz w:val="32"/>
        </w:rPr>
      </w:pPr>
    </w:p>
    <w:p w14:paraId="77AAFCC9" w14:textId="77777777" w:rsidR="009E7195" w:rsidRDefault="009E7195">
      <w:pPr>
        <w:pStyle w:val="BodyText"/>
        <w:rPr>
          <w:rFonts w:ascii="Microsoft Sans Serif"/>
          <w:sz w:val="32"/>
        </w:rPr>
      </w:pPr>
    </w:p>
    <w:p w14:paraId="75B09FD4" w14:textId="77777777" w:rsidR="009E7195" w:rsidRDefault="009E7195">
      <w:pPr>
        <w:pStyle w:val="BodyText"/>
        <w:rPr>
          <w:rFonts w:ascii="Microsoft Sans Serif"/>
          <w:sz w:val="32"/>
        </w:rPr>
      </w:pPr>
    </w:p>
    <w:p w14:paraId="13F08F1D" w14:textId="77777777" w:rsidR="009E7195" w:rsidRDefault="009E7195">
      <w:pPr>
        <w:pStyle w:val="BodyText"/>
        <w:spacing w:before="2"/>
        <w:rPr>
          <w:rFonts w:ascii="Microsoft Sans Serif"/>
          <w:sz w:val="46"/>
        </w:rPr>
      </w:pPr>
    </w:p>
    <w:p w14:paraId="0EAF1232" w14:textId="77777777" w:rsidR="009E7195" w:rsidRDefault="00A367DA">
      <w:pPr>
        <w:ind w:left="266"/>
        <w:rPr>
          <w:rFonts w:ascii="Microsoft Sans Serif"/>
          <w:sz w:val="28"/>
        </w:rPr>
      </w:pPr>
      <w:r>
        <w:rPr>
          <w:rFonts w:ascii="Microsoft Sans Serif"/>
          <w:spacing w:val="-4"/>
          <w:sz w:val="28"/>
        </w:rPr>
        <w:t>2023</w:t>
      </w:r>
    </w:p>
    <w:p w14:paraId="6D59C6A7" w14:textId="77777777" w:rsidR="009E7195" w:rsidRDefault="009E7195">
      <w:pPr>
        <w:pStyle w:val="BodyText"/>
        <w:rPr>
          <w:rFonts w:ascii="Microsoft Sans Serif"/>
          <w:sz w:val="32"/>
        </w:rPr>
      </w:pPr>
    </w:p>
    <w:p w14:paraId="2826E13E" w14:textId="77777777" w:rsidR="009E7195" w:rsidRDefault="009E7195">
      <w:pPr>
        <w:pStyle w:val="BodyText"/>
        <w:rPr>
          <w:rFonts w:ascii="Microsoft Sans Serif"/>
          <w:sz w:val="32"/>
        </w:rPr>
      </w:pPr>
    </w:p>
    <w:p w14:paraId="769BC2A4" w14:textId="77777777" w:rsidR="009E7195" w:rsidRDefault="009E7195">
      <w:pPr>
        <w:pStyle w:val="BodyText"/>
        <w:spacing w:before="5"/>
        <w:rPr>
          <w:rFonts w:ascii="Microsoft Sans Serif"/>
          <w:sz w:val="35"/>
        </w:rPr>
      </w:pPr>
    </w:p>
    <w:p w14:paraId="5086F37B" w14:textId="77777777" w:rsidR="009E7195" w:rsidRDefault="00A367DA">
      <w:pPr>
        <w:pStyle w:val="Title"/>
        <w:ind w:right="3206"/>
      </w:pPr>
      <w:r>
        <w:t>Canadian Technical Report of Fisheries</w:t>
      </w:r>
      <w:r>
        <w:rPr>
          <w:spacing w:val="-9"/>
        </w:rPr>
        <w:t xml:space="preserve"> </w:t>
      </w:r>
      <w:r>
        <w:t>and</w:t>
      </w:r>
      <w:r>
        <w:rPr>
          <w:spacing w:val="-10"/>
        </w:rPr>
        <w:t xml:space="preserve"> </w:t>
      </w:r>
      <w:r>
        <w:t>Aquatic</w:t>
      </w:r>
      <w:r>
        <w:rPr>
          <w:spacing w:val="-9"/>
        </w:rPr>
        <w:t xml:space="preserve"> </w:t>
      </w:r>
      <w:r>
        <w:t>Sciences</w:t>
      </w:r>
      <w:r>
        <w:rPr>
          <w:spacing w:val="-7"/>
        </w:rPr>
        <w:t xml:space="preserve"> </w:t>
      </w:r>
      <w:r>
        <w:t>####</w:t>
      </w:r>
    </w:p>
    <w:p w14:paraId="643790B8" w14:textId="77777777" w:rsidR="009E7195" w:rsidRDefault="009E7195">
      <w:pPr>
        <w:pStyle w:val="BodyText"/>
        <w:rPr>
          <w:rFonts w:ascii="Microsoft Sans Serif"/>
          <w:b/>
          <w:sz w:val="20"/>
        </w:rPr>
      </w:pPr>
    </w:p>
    <w:p w14:paraId="42B7D748" w14:textId="77777777" w:rsidR="009E7195" w:rsidRDefault="009E7195">
      <w:pPr>
        <w:pStyle w:val="BodyText"/>
        <w:rPr>
          <w:rFonts w:ascii="Microsoft Sans Serif"/>
          <w:b/>
          <w:sz w:val="20"/>
        </w:rPr>
      </w:pPr>
    </w:p>
    <w:p w14:paraId="21CAC956" w14:textId="77777777" w:rsidR="009E7195" w:rsidRDefault="009E7195">
      <w:pPr>
        <w:pStyle w:val="BodyText"/>
        <w:rPr>
          <w:rFonts w:ascii="Microsoft Sans Serif"/>
          <w:b/>
          <w:sz w:val="20"/>
        </w:rPr>
      </w:pPr>
    </w:p>
    <w:p w14:paraId="7B9ABC75" w14:textId="77777777" w:rsidR="009E7195" w:rsidRDefault="009E7195">
      <w:pPr>
        <w:pStyle w:val="BodyText"/>
        <w:rPr>
          <w:rFonts w:ascii="Microsoft Sans Serif"/>
          <w:b/>
          <w:sz w:val="20"/>
        </w:rPr>
      </w:pPr>
    </w:p>
    <w:p w14:paraId="7A3CDAFF" w14:textId="77777777" w:rsidR="009E7195" w:rsidRDefault="009E7195">
      <w:pPr>
        <w:pStyle w:val="BodyText"/>
        <w:rPr>
          <w:rFonts w:ascii="Microsoft Sans Serif"/>
          <w:b/>
          <w:sz w:val="20"/>
        </w:rPr>
      </w:pPr>
    </w:p>
    <w:p w14:paraId="0BAA6AA4" w14:textId="77777777" w:rsidR="009E7195" w:rsidRDefault="009E7195">
      <w:pPr>
        <w:pStyle w:val="BodyText"/>
        <w:rPr>
          <w:rFonts w:ascii="Microsoft Sans Serif"/>
          <w:b/>
          <w:sz w:val="20"/>
        </w:rPr>
      </w:pPr>
    </w:p>
    <w:p w14:paraId="23C9CEC0" w14:textId="77777777" w:rsidR="009E7195" w:rsidRDefault="009E7195">
      <w:pPr>
        <w:pStyle w:val="BodyText"/>
        <w:rPr>
          <w:rFonts w:ascii="Microsoft Sans Serif"/>
          <w:b/>
          <w:sz w:val="20"/>
        </w:rPr>
      </w:pPr>
    </w:p>
    <w:p w14:paraId="100D65EF" w14:textId="77777777" w:rsidR="009E7195" w:rsidRDefault="009E7195">
      <w:pPr>
        <w:pStyle w:val="BodyText"/>
        <w:rPr>
          <w:rFonts w:ascii="Microsoft Sans Serif"/>
          <w:b/>
          <w:sz w:val="20"/>
        </w:rPr>
      </w:pPr>
    </w:p>
    <w:p w14:paraId="6D0C2E8E" w14:textId="77777777" w:rsidR="009E7195" w:rsidRDefault="00A367DA">
      <w:pPr>
        <w:pStyle w:val="BodyText"/>
        <w:spacing w:before="8"/>
        <w:rPr>
          <w:rFonts w:ascii="Microsoft Sans Serif"/>
          <w:b/>
          <w:sz w:val="23"/>
        </w:rPr>
      </w:pPr>
      <w:r>
        <w:rPr>
          <w:noProof/>
        </w:rPr>
        <w:drawing>
          <wp:anchor distT="0" distB="0" distL="0" distR="0" simplePos="0" relativeHeight="251659264" behindDoc="0" locked="0" layoutInCell="1" allowOverlap="1" wp14:anchorId="52D899D9" wp14:editId="5A92F28C">
            <wp:simplePos x="0" y="0"/>
            <wp:positionH relativeFrom="page">
              <wp:posOffset>890130</wp:posOffset>
            </wp:positionH>
            <wp:positionV relativeFrom="paragraph">
              <wp:posOffset>185624</wp:posOffset>
            </wp:positionV>
            <wp:extent cx="2639794" cy="35661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2639794" cy="356616"/>
                    </a:xfrm>
                    <a:prstGeom prst="rect">
                      <a:avLst/>
                    </a:prstGeom>
                  </pic:spPr>
                </pic:pic>
              </a:graphicData>
            </a:graphic>
          </wp:anchor>
        </w:drawing>
      </w:r>
    </w:p>
    <w:p w14:paraId="0762E84A" w14:textId="77777777" w:rsidR="009E7195" w:rsidRDefault="009E7195">
      <w:pPr>
        <w:rPr>
          <w:rFonts w:ascii="Microsoft Sans Serif"/>
          <w:sz w:val="23"/>
        </w:rPr>
        <w:sectPr w:rsidR="009E7195">
          <w:type w:val="continuous"/>
          <w:pgSz w:w="12240" w:h="15840"/>
          <w:pgMar w:top="1820" w:right="1280" w:bottom="280" w:left="1280" w:header="720" w:footer="720" w:gutter="0"/>
          <w:cols w:space="720"/>
        </w:sectPr>
      </w:pPr>
    </w:p>
    <w:p w14:paraId="7876052B" w14:textId="77777777" w:rsidR="009E7195" w:rsidRDefault="009E7195">
      <w:pPr>
        <w:pStyle w:val="BodyText"/>
        <w:rPr>
          <w:rFonts w:ascii="Microsoft Sans Serif"/>
          <w:b/>
          <w:sz w:val="20"/>
        </w:rPr>
      </w:pPr>
    </w:p>
    <w:p w14:paraId="62B13BDA" w14:textId="77777777" w:rsidR="009E7195" w:rsidRDefault="009E7195">
      <w:pPr>
        <w:pStyle w:val="BodyText"/>
        <w:rPr>
          <w:rFonts w:ascii="Microsoft Sans Serif"/>
          <w:b/>
          <w:sz w:val="20"/>
        </w:rPr>
      </w:pPr>
    </w:p>
    <w:p w14:paraId="44521680" w14:textId="77777777" w:rsidR="009E7195" w:rsidRDefault="009E7195">
      <w:pPr>
        <w:pStyle w:val="BodyText"/>
        <w:spacing w:before="5"/>
        <w:rPr>
          <w:rFonts w:ascii="Microsoft Sans Serif"/>
          <w:b/>
          <w:sz w:val="24"/>
        </w:rPr>
      </w:pPr>
    </w:p>
    <w:p w14:paraId="1C361374" w14:textId="77777777" w:rsidR="009E7195" w:rsidRDefault="00A367DA">
      <w:pPr>
        <w:spacing w:before="92"/>
        <w:ind w:left="574" w:right="153"/>
        <w:jc w:val="center"/>
        <w:rPr>
          <w:rFonts w:ascii="Times New Roman"/>
          <w:b/>
          <w:sz w:val="20"/>
        </w:rPr>
      </w:pPr>
      <w:r>
        <w:rPr>
          <w:rFonts w:ascii="Times New Roman"/>
          <w:b/>
          <w:sz w:val="20"/>
        </w:rPr>
        <w:t>Canadian</w:t>
      </w:r>
      <w:r>
        <w:rPr>
          <w:rFonts w:ascii="Times New Roman"/>
          <w:b/>
          <w:spacing w:val="-8"/>
          <w:sz w:val="20"/>
        </w:rPr>
        <w:t xml:space="preserve"> </w:t>
      </w:r>
      <w:r>
        <w:rPr>
          <w:rFonts w:ascii="Times New Roman"/>
          <w:b/>
          <w:sz w:val="20"/>
        </w:rPr>
        <w:t>Technical</w:t>
      </w:r>
      <w:r>
        <w:rPr>
          <w:rFonts w:ascii="Times New Roman"/>
          <w:b/>
          <w:spacing w:val="-7"/>
          <w:sz w:val="20"/>
        </w:rPr>
        <w:t xml:space="preserve"> </w:t>
      </w:r>
      <w:r>
        <w:rPr>
          <w:rFonts w:ascii="Times New Roman"/>
          <w:b/>
          <w:sz w:val="20"/>
        </w:rPr>
        <w:t>Report</w:t>
      </w:r>
      <w:r>
        <w:rPr>
          <w:rFonts w:ascii="Times New Roman"/>
          <w:b/>
          <w:spacing w:val="-8"/>
          <w:sz w:val="20"/>
        </w:rPr>
        <w:t xml:space="preserve"> </w:t>
      </w:r>
      <w:r>
        <w:rPr>
          <w:rFonts w:ascii="Times New Roman"/>
          <w:b/>
          <w:sz w:val="20"/>
        </w:rPr>
        <w:t>of</w:t>
      </w:r>
      <w:r>
        <w:rPr>
          <w:rFonts w:ascii="Times New Roman"/>
          <w:b/>
          <w:spacing w:val="-3"/>
          <w:sz w:val="20"/>
        </w:rPr>
        <w:t xml:space="preserve"> </w:t>
      </w:r>
      <w:r>
        <w:rPr>
          <w:rFonts w:ascii="Times New Roman"/>
          <w:b/>
          <w:sz w:val="20"/>
        </w:rPr>
        <w:t>Fisheries</w:t>
      </w:r>
      <w:r>
        <w:rPr>
          <w:rFonts w:ascii="Times New Roman"/>
          <w:b/>
          <w:spacing w:val="-4"/>
          <w:sz w:val="20"/>
        </w:rPr>
        <w:t xml:space="preserve"> </w:t>
      </w:r>
      <w:r>
        <w:rPr>
          <w:rFonts w:ascii="Times New Roman"/>
          <w:b/>
          <w:sz w:val="20"/>
        </w:rPr>
        <w:t>and</w:t>
      </w:r>
      <w:r>
        <w:rPr>
          <w:rFonts w:ascii="Times New Roman"/>
          <w:b/>
          <w:spacing w:val="-7"/>
          <w:sz w:val="20"/>
        </w:rPr>
        <w:t xml:space="preserve"> </w:t>
      </w:r>
      <w:r>
        <w:rPr>
          <w:rFonts w:ascii="Times New Roman"/>
          <w:b/>
          <w:sz w:val="20"/>
        </w:rPr>
        <w:t>Aquatic</w:t>
      </w:r>
      <w:r>
        <w:rPr>
          <w:rFonts w:ascii="Times New Roman"/>
          <w:b/>
          <w:spacing w:val="-7"/>
          <w:sz w:val="20"/>
        </w:rPr>
        <w:t xml:space="preserve"> </w:t>
      </w:r>
      <w:r>
        <w:rPr>
          <w:rFonts w:ascii="Times New Roman"/>
          <w:b/>
          <w:spacing w:val="-2"/>
          <w:sz w:val="20"/>
        </w:rPr>
        <w:t>Sciences</w:t>
      </w:r>
    </w:p>
    <w:p w14:paraId="619512A5" w14:textId="77777777" w:rsidR="009E7195" w:rsidRDefault="009E7195">
      <w:pPr>
        <w:pStyle w:val="BodyText"/>
        <w:spacing w:before="5"/>
        <w:rPr>
          <w:rFonts w:ascii="Times New Roman"/>
          <w:b/>
          <w:sz w:val="30"/>
        </w:rPr>
      </w:pPr>
    </w:p>
    <w:p w14:paraId="2EF9250D" w14:textId="77777777" w:rsidR="009E7195" w:rsidRDefault="00A367DA">
      <w:pPr>
        <w:spacing w:before="1"/>
        <w:ind w:left="588" w:right="591" w:firstLine="430"/>
        <w:jc w:val="both"/>
        <w:rPr>
          <w:rFonts w:ascii="Times New Roman"/>
          <w:sz w:val="20"/>
        </w:rPr>
      </w:pPr>
      <w:r>
        <w:rPr>
          <w:rFonts w:ascii="Times New Roman"/>
          <w:sz w:val="20"/>
        </w:rPr>
        <w:t>Technical</w:t>
      </w:r>
      <w:r>
        <w:rPr>
          <w:rFonts w:ascii="Times New Roman"/>
          <w:spacing w:val="-3"/>
          <w:sz w:val="20"/>
        </w:rPr>
        <w:t xml:space="preserve"> </w:t>
      </w:r>
      <w:r>
        <w:rPr>
          <w:rFonts w:ascii="Times New Roman"/>
          <w:sz w:val="20"/>
        </w:rPr>
        <w:t>reports contain</w:t>
      </w:r>
      <w:r>
        <w:rPr>
          <w:rFonts w:ascii="Times New Roman"/>
          <w:spacing w:val="-3"/>
          <w:sz w:val="20"/>
        </w:rPr>
        <w:t xml:space="preserve"> </w:t>
      </w:r>
      <w:r>
        <w:rPr>
          <w:rFonts w:ascii="Times New Roman"/>
          <w:sz w:val="20"/>
        </w:rPr>
        <w:t>scientific and</w:t>
      </w:r>
      <w:r>
        <w:rPr>
          <w:rFonts w:ascii="Times New Roman"/>
          <w:spacing w:val="-3"/>
          <w:sz w:val="20"/>
        </w:rPr>
        <w:t xml:space="preserve"> </w:t>
      </w:r>
      <w:r>
        <w:rPr>
          <w:rFonts w:ascii="Times New Roman"/>
          <w:sz w:val="20"/>
        </w:rPr>
        <w:t>technical</w:t>
      </w:r>
      <w:r>
        <w:rPr>
          <w:rFonts w:ascii="Times New Roman"/>
          <w:spacing w:val="-3"/>
          <w:sz w:val="20"/>
        </w:rPr>
        <w:t xml:space="preserve"> </w:t>
      </w:r>
      <w:r>
        <w:rPr>
          <w:rFonts w:ascii="Times New Roman"/>
          <w:sz w:val="20"/>
        </w:rPr>
        <w:t xml:space="preserve">information that contributes to existing </w:t>
      </w:r>
      <w:proofErr w:type="gramStart"/>
      <w:r>
        <w:rPr>
          <w:rFonts w:ascii="Times New Roman"/>
          <w:sz w:val="20"/>
        </w:rPr>
        <w:t>knowledge</w:t>
      </w:r>
      <w:proofErr w:type="gramEnd"/>
      <w:r>
        <w:rPr>
          <w:rFonts w:ascii="Times New Roman"/>
          <w:sz w:val="20"/>
        </w:rPr>
        <w:t xml:space="preserve"> but which is not normally appropriate for primary literature.</w:t>
      </w:r>
      <w:r>
        <w:rPr>
          <w:rFonts w:ascii="Times New Roman"/>
          <w:spacing w:val="40"/>
          <w:sz w:val="20"/>
        </w:rPr>
        <w:t xml:space="preserve"> </w:t>
      </w:r>
      <w:r>
        <w:rPr>
          <w:rFonts w:ascii="Times New Roman"/>
          <w:sz w:val="20"/>
        </w:rPr>
        <w:t>Technical reports are directed primarily toward a worldwide audience and have an international distribution.</w:t>
      </w:r>
      <w:r>
        <w:rPr>
          <w:rFonts w:ascii="Times New Roman"/>
          <w:spacing w:val="40"/>
          <w:sz w:val="20"/>
        </w:rPr>
        <w:t xml:space="preserve"> </w:t>
      </w:r>
      <w:r>
        <w:rPr>
          <w:rFonts w:ascii="Times New Roman"/>
          <w:sz w:val="20"/>
        </w:rPr>
        <w:t>No restriction is placed on subjec</w:t>
      </w:r>
      <w:r>
        <w:rPr>
          <w:rFonts w:ascii="Times New Roman"/>
          <w:sz w:val="20"/>
        </w:rPr>
        <w:t>t matter and the series reflects the broad interests and policies of Fisheries and Oceans Canada, namely, fisheries and aquatic sciences.</w:t>
      </w:r>
    </w:p>
    <w:p w14:paraId="270F26C9" w14:textId="77777777" w:rsidR="009E7195" w:rsidRDefault="00A367DA">
      <w:pPr>
        <w:spacing w:before="121"/>
        <w:ind w:left="588" w:right="596" w:firstLine="430"/>
        <w:jc w:val="both"/>
        <w:rPr>
          <w:rFonts w:ascii="Times New Roman"/>
          <w:sz w:val="20"/>
        </w:rPr>
      </w:pPr>
      <w:r>
        <w:rPr>
          <w:rFonts w:ascii="Times New Roman"/>
          <w:sz w:val="20"/>
        </w:rPr>
        <w:t>Technical reports may be cited as full publications.</w:t>
      </w:r>
      <w:r>
        <w:rPr>
          <w:rFonts w:ascii="Times New Roman"/>
          <w:spacing w:val="40"/>
          <w:sz w:val="20"/>
        </w:rPr>
        <w:t xml:space="preserve"> </w:t>
      </w:r>
      <w:r>
        <w:rPr>
          <w:rFonts w:ascii="Times New Roman"/>
          <w:sz w:val="20"/>
        </w:rPr>
        <w:t>The correct citation appears above the abstract of each report.</w:t>
      </w:r>
      <w:r>
        <w:rPr>
          <w:rFonts w:ascii="Times New Roman"/>
          <w:spacing w:val="40"/>
          <w:sz w:val="20"/>
        </w:rPr>
        <w:t xml:space="preserve"> </w:t>
      </w:r>
      <w:r>
        <w:rPr>
          <w:rFonts w:ascii="Times New Roman"/>
          <w:sz w:val="20"/>
        </w:rPr>
        <w:t>E</w:t>
      </w:r>
      <w:r>
        <w:rPr>
          <w:rFonts w:ascii="Times New Roman"/>
          <w:sz w:val="20"/>
        </w:rPr>
        <w:t xml:space="preserve">ach report is abstracted in the </w:t>
      </w:r>
      <w:proofErr w:type="gramStart"/>
      <w:r>
        <w:rPr>
          <w:rFonts w:ascii="Times New Roman"/>
          <w:sz w:val="20"/>
        </w:rPr>
        <w:t>data base</w:t>
      </w:r>
      <w:proofErr w:type="gramEnd"/>
      <w:r>
        <w:rPr>
          <w:rFonts w:ascii="Times New Roman"/>
          <w:sz w:val="20"/>
        </w:rPr>
        <w:t xml:space="preserve"> </w:t>
      </w:r>
      <w:r>
        <w:rPr>
          <w:rFonts w:ascii="Times New Roman"/>
          <w:i/>
          <w:sz w:val="20"/>
        </w:rPr>
        <w:t>Aquatic Sciences and Fisheries Abstracts</w:t>
      </w:r>
      <w:r>
        <w:rPr>
          <w:rFonts w:ascii="Times New Roman"/>
          <w:sz w:val="20"/>
        </w:rPr>
        <w:t>.</w:t>
      </w:r>
    </w:p>
    <w:p w14:paraId="0B4FB64E" w14:textId="77777777" w:rsidR="009E7195" w:rsidRDefault="00A367DA">
      <w:pPr>
        <w:spacing w:before="120"/>
        <w:ind w:left="588" w:right="592" w:firstLine="430"/>
        <w:jc w:val="both"/>
        <w:rPr>
          <w:rFonts w:ascii="Times New Roman"/>
          <w:sz w:val="20"/>
        </w:rPr>
      </w:pPr>
      <w:r>
        <w:rPr>
          <w:rFonts w:ascii="Times New Roman"/>
          <w:sz w:val="20"/>
        </w:rPr>
        <w:t>Technical reports are produced regionally but are numbered nationally.</w:t>
      </w:r>
      <w:r>
        <w:rPr>
          <w:rFonts w:ascii="Times New Roman"/>
          <w:spacing w:val="40"/>
          <w:sz w:val="20"/>
        </w:rPr>
        <w:t xml:space="preserve"> </w:t>
      </w:r>
      <w:r>
        <w:rPr>
          <w:rFonts w:ascii="Times New Roman"/>
          <w:sz w:val="20"/>
        </w:rPr>
        <w:t xml:space="preserve">Requests for individual reports will be </w:t>
      </w:r>
      <w:proofErr w:type="gramStart"/>
      <w:r>
        <w:rPr>
          <w:rFonts w:ascii="Times New Roman"/>
          <w:sz w:val="20"/>
        </w:rPr>
        <w:t>filled</w:t>
      </w:r>
      <w:proofErr w:type="gramEnd"/>
      <w:r>
        <w:rPr>
          <w:rFonts w:ascii="Times New Roman"/>
          <w:sz w:val="20"/>
        </w:rPr>
        <w:t xml:space="preserve"> by the issuing establishment listed on the front cover</w:t>
      </w:r>
      <w:r>
        <w:rPr>
          <w:rFonts w:ascii="Times New Roman"/>
          <w:sz w:val="20"/>
        </w:rPr>
        <w:t xml:space="preserve"> and title page.</w:t>
      </w:r>
    </w:p>
    <w:p w14:paraId="0C11742E" w14:textId="77777777" w:rsidR="009E7195" w:rsidRDefault="00A367DA">
      <w:pPr>
        <w:spacing w:before="121"/>
        <w:ind w:left="588" w:right="582" w:firstLine="430"/>
        <w:jc w:val="both"/>
        <w:rPr>
          <w:rFonts w:ascii="Times New Roman"/>
          <w:sz w:val="20"/>
        </w:rPr>
      </w:pPr>
      <w:r>
        <w:rPr>
          <w:rFonts w:ascii="Times New Roman"/>
          <w:sz w:val="20"/>
        </w:rPr>
        <w:t>Numbers 1-456 in this series were issued as Technical Reports of the Fisheries Research Board of Canada.</w:t>
      </w:r>
      <w:r>
        <w:rPr>
          <w:rFonts w:ascii="Times New Roman"/>
          <w:spacing w:val="40"/>
          <w:sz w:val="20"/>
        </w:rPr>
        <w:t xml:space="preserve"> </w:t>
      </w:r>
      <w:r>
        <w:rPr>
          <w:rFonts w:ascii="Times New Roman"/>
          <w:sz w:val="20"/>
        </w:rPr>
        <w:t>Numbers</w:t>
      </w:r>
      <w:r>
        <w:rPr>
          <w:rFonts w:ascii="Times New Roman"/>
          <w:spacing w:val="-1"/>
          <w:sz w:val="20"/>
        </w:rPr>
        <w:t xml:space="preserve"> </w:t>
      </w:r>
      <w:r>
        <w:rPr>
          <w:rFonts w:ascii="Times New Roman"/>
          <w:sz w:val="20"/>
        </w:rPr>
        <w:t>457-714</w:t>
      </w:r>
      <w:r>
        <w:rPr>
          <w:rFonts w:ascii="Times New Roman"/>
          <w:spacing w:val="-2"/>
          <w:sz w:val="20"/>
        </w:rPr>
        <w:t xml:space="preserve"> </w:t>
      </w:r>
      <w:r>
        <w:rPr>
          <w:rFonts w:ascii="Times New Roman"/>
          <w:sz w:val="20"/>
        </w:rPr>
        <w:t>were</w:t>
      </w:r>
      <w:r>
        <w:rPr>
          <w:rFonts w:ascii="Times New Roman"/>
          <w:spacing w:val="-2"/>
          <w:sz w:val="20"/>
        </w:rPr>
        <w:t xml:space="preserve"> </w:t>
      </w:r>
      <w:r>
        <w:rPr>
          <w:rFonts w:ascii="Times New Roman"/>
          <w:sz w:val="20"/>
        </w:rPr>
        <w:t>issued</w:t>
      </w:r>
      <w:r>
        <w:rPr>
          <w:rFonts w:ascii="Times New Roman"/>
          <w:spacing w:val="-2"/>
          <w:sz w:val="20"/>
        </w:rPr>
        <w:t xml:space="preserve"> </w:t>
      </w:r>
      <w:r>
        <w:rPr>
          <w:rFonts w:ascii="Times New Roman"/>
          <w:sz w:val="20"/>
        </w:rPr>
        <w:t>as</w:t>
      </w:r>
      <w:r>
        <w:rPr>
          <w:rFonts w:ascii="Times New Roman"/>
          <w:spacing w:val="-1"/>
          <w:sz w:val="20"/>
        </w:rPr>
        <w:t xml:space="preserve"> </w:t>
      </w:r>
      <w:r>
        <w:rPr>
          <w:rFonts w:ascii="Times New Roman"/>
          <w:sz w:val="20"/>
        </w:rPr>
        <w:t>Department</w:t>
      </w:r>
      <w:r>
        <w:rPr>
          <w:rFonts w:ascii="Times New Roman"/>
          <w:spacing w:val="-3"/>
          <w:sz w:val="20"/>
        </w:rPr>
        <w:t xml:space="preserve"> </w:t>
      </w:r>
      <w:r>
        <w:rPr>
          <w:rFonts w:ascii="Times New Roman"/>
          <w:sz w:val="20"/>
        </w:rPr>
        <w:t>of</w:t>
      </w:r>
      <w:r>
        <w:rPr>
          <w:rFonts w:ascii="Times New Roman"/>
          <w:spacing w:val="-4"/>
          <w:sz w:val="20"/>
        </w:rPr>
        <w:t xml:space="preserve"> </w:t>
      </w:r>
      <w:r>
        <w:rPr>
          <w:rFonts w:ascii="Times New Roman"/>
          <w:sz w:val="20"/>
        </w:rPr>
        <w:t>the</w:t>
      </w:r>
      <w:r>
        <w:rPr>
          <w:rFonts w:ascii="Times New Roman"/>
          <w:spacing w:val="-1"/>
          <w:sz w:val="20"/>
        </w:rPr>
        <w:t xml:space="preserve"> </w:t>
      </w:r>
      <w:r>
        <w:rPr>
          <w:rFonts w:ascii="Times New Roman"/>
          <w:sz w:val="20"/>
        </w:rPr>
        <w:t>Environment,</w:t>
      </w:r>
      <w:r>
        <w:rPr>
          <w:rFonts w:ascii="Times New Roman"/>
          <w:spacing w:val="-2"/>
          <w:sz w:val="20"/>
        </w:rPr>
        <w:t xml:space="preserve"> </w:t>
      </w:r>
      <w:r>
        <w:rPr>
          <w:rFonts w:ascii="Times New Roman"/>
          <w:sz w:val="20"/>
        </w:rPr>
        <w:t>Fisheries</w:t>
      </w:r>
      <w:r>
        <w:rPr>
          <w:rFonts w:ascii="Times New Roman"/>
          <w:spacing w:val="-1"/>
          <w:sz w:val="20"/>
        </w:rPr>
        <w:t xml:space="preserve"> </w:t>
      </w:r>
      <w:r>
        <w:rPr>
          <w:rFonts w:ascii="Times New Roman"/>
          <w:sz w:val="20"/>
        </w:rPr>
        <w:t>and</w:t>
      </w:r>
      <w:r>
        <w:rPr>
          <w:rFonts w:ascii="Times New Roman"/>
          <w:spacing w:val="-2"/>
          <w:sz w:val="20"/>
        </w:rPr>
        <w:t xml:space="preserve"> </w:t>
      </w:r>
      <w:r>
        <w:rPr>
          <w:rFonts w:ascii="Times New Roman"/>
          <w:sz w:val="20"/>
        </w:rPr>
        <w:t>Marine</w:t>
      </w:r>
      <w:r>
        <w:rPr>
          <w:rFonts w:ascii="Times New Roman"/>
          <w:spacing w:val="-1"/>
          <w:sz w:val="20"/>
        </w:rPr>
        <w:t xml:space="preserve"> </w:t>
      </w:r>
      <w:r>
        <w:rPr>
          <w:rFonts w:ascii="Times New Roman"/>
          <w:sz w:val="20"/>
        </w:rPr>
        <w:t>Service, Research</w:t>
      </w:r>
      <w:r>
        <w:rPr>
          <w:rFonts w:ascii="Times New Roman"/>
          <w:spacing w:val="-2"/>
          <w:sz w:val="20"/>
        </w:rPr>
        <w:t xml:space="preserve"> </w:t>
      </w:r>
      <w:r>
        <w:rPr>
          <w:rFonts w:ascii="Times New Roman"/>
          <w:sz w:val="20"/>
        </w:rPr>
        <w:t>and</w:t>
      </w:r>
      <w:r>
        <w:rPr>
          <w:rFonts w:ascii="Times New Roman"/>
          <w:spacing w:val="-1"/>
          <w:sz w:val="20"/>
        </w:rPr>
        <w:t xml:space="preserve"> </w:t>
      </w:r>
      <w:r>
        <w:rPr>
          <w:rFonts w:ascii="Times New Roman"/>
          <w:sz w:val="20"/>
        </w:rPr>
        <w:t>Development Directorate</w:t>
      </w:r>
      <w:r>
        <w:rPr>
          <w:rFonts w:ascii="Times New Roman"/>
          <w:spacing w:val="-2"/>
          <w:sz w:val="20"/>
        </w:rPr>
        <w:t xml:space="preserve"> </w:t>
      </w:r>
      <w:r>
        <w:rPr>
          <w:rFonts w:ascii="Times New Roman"/>
          <w:sz w:val="20"/>
        </w:rPr>
        <w:t>Technical</w:t>
      </w:r>
      <w:r>
        <w:rPr>
          <w:rFonts w:ascii="Times New Roman"/>
          <w:spacing w:val="-3"/>
          <w:sz w:val="20"/>
        </w:rPr>
        <w:t xml:space="preserve"> </w:t>
      </w:r>
      <w:r>
        <w:rPr>
          <w:rFonts w:ascii="Times New Roman"/>
          <w:sz w:val="20"/>
        </w:rPr>
        <w:t>Reports.</w:t>
      </w:r>
      <w:r>
        <w:rPr>
          <w:rFonts w:ascii="Times New Roman"/>
          <w:spacing w:val="40"/>
          <w:sz w:val="20"/>
        </w:rPr>
        <w:t xml:space="preserve"> </w:t>
      </w:r>
      <w:r>
        <w:rPr>
          <w:rFonts w:ascii="Times New Roman"/>
          <w:sz w:val="20"/>
        </w:rPr>
        <w:t>Numbers 715-924 were issued</w:t>
      </w:r>
      <w:r>
        <w:rPr>
          <w:rFonts w:ascii="Times New Roman"/>
          <w:spacing w:val="-2"/>
          <w:sz w:val="20"/>
        </w:rPr>
        <w:t xml:space="preserve"> </w:t>
      </w:r>
      <w:r>
        <w:rPr>
          <w:rFonts w:ascii="Times New Roman"/>
          <w:sz w:val="20"/>
        </w:rPr>
        <w:t>as Department of Fisheries and Environment, Fisheries and Marine Service Technical Reports.</w:t>
      </w:r>
      <w:r>
        <w:rPr>
          <w:rFonts w:ascii="Times New Roman"/>
          <w:spacing w:val="40"/>
          <w:sz w:val="20"/>
        </w:rPr>
        <w:t xml:space="preserve"> </w:t>
      </w:r>
      <w:r>
        <w:rPr>
          <w:rFonts w:ascii="Times New Roman"/>
          <w:sz w:val="20"/>
        </w:rPr>
        <w:t>The current series name was changed with report number 925.</w:t>
      </w:r>
    </w:p>
    <w:p w14:paraId="14A2B1C6" w14:textId="77777777" w:rsidR="009E7195" w:rsidRDefault="009E7195">
      <w:pPr>
        <w:pStyle w:val="BodyText"/>
        <w:rPr>
          <w:rFonts w:ascii="Times New Roman"/>
        </w:rPr>
      </w:pPr>
    </w:p>
    <w:p w14:paraId="408AC116" w14:textId="77777777" w:rsidR="009E7195" w:rsidRDefault="009E7195">
      <w:pPr>
        <w:pStyle w:val="BodyText"/>
        <w:rPr>
          <w:rFonts w:ascii="Times New Roman"/>
        </w:rPr>
      </w:pPr>
    </w:p>
    <w:p w14:paraId="261E3FC3" w14:textId="77777777" w:rsidR="009E7195" w:rsidRDefault="009E7195">
      <w:pPr>
        <w:pStyle w:val="BodyText"/>
        <w:rPr>
          <w:rFonts w:ascii="Times New Roman"/>
        </w:rPr>
      </w:pPr>
    </w:p>
    <w:p w14:paraId="7180DC5A" w14:textId="77777777" w:rsidR="009E7195" w:rsidRDefault="009E7195">
      <w:pPr>
        <w:pStyle w:val="BodyText"/>
        <w:spacing w:before="3"/>
        <w:rPr>
          <w:rFonts w:ascii="Times New Roman"/>
          <w:sz w:val="23"/>
        </w:rPr>
      </w:pPr>
    </w:p>
    <w:p w14:paraId="77925198" w14:textId="77777777" w:rsidR="009E7195" w:rsidRDefault="00A367DA">
      <w:pPr>
        <w:ind w:left="574" w:right="158"/>
        <w:jc w:val="center"/>
        <w:rPr>
          <w:rFonts w:ascii="Times New Roman"/>
          <w:b/>
          <w:sz w:val="20"/>
        </w:rPr>
      </w:pPr>
      <w:r>
        <w:rPr>
          <w:rFonts w:ascii="Times New Roman"/>
          <w:b/>
          <w:sz w:val="20"/>
        </w:rPr>
        <w:t>Rapport</w:t>
      </w:r>
      <w:r>
        <w:rPr>
          <w:rFonts w:ascii="Times New Roman"/>
          <w:b/>
          <w:spacing w:val="-9"/>
          <w:sz w:val="20"/>
        </w:rPr>
        <w:t xml:space="preserve"> </w:t>
      </w:r>
      <w:r>
        <w:rPr>
          <w:rFonts w:ascii="Times New Roman"/>
          <w:b/>
          <w:sz w:val="20"/>
        </w:rPr>
        <w:t>technique</w:t>
      </w:r>
      <w:r>
        <w:rPr>
          <w:rFonts w:ascii="Times New Roman"/>
          <w:b/>
          <w:spacing w:val="-6"/>
          <w:sz w:val="20"/>
        </w:rPr>
        <w:t xml:space="preserve"> </w:t>
      </w:r>
      <w:proofErr w:type="spellStart"/>
      <w:r>
        <w:rPr>
          <w:rFonts w:ascii="Times New Roman"/>
          <w:b/>
          <w:sz w:val="20"/>
        </w:rPr>
        <w:t>canadien</w:t>
      </w:r>
      <w:proofErr w:type="spellEnd"/>
      <w:r>
        <w:rPr>
          <w:rFonts w:ascii="Times New Roman"/>
          <w:b/>
          <w:spacing w:val="-4"/>
          <w:sz w:val="20"/>
        </w:rPr>
        <w:t xml:space="preserve"> </w:t>
      </w:r>
      <w:r>
        <w:rPr>
          <w:rFonts w:ascii="Times New Roman"/>
          <w:b/>
          <w:sz w:val="20"/>
        </w:rPr>
        <w:t>de</w:t>
      </w:r>
      <w:r>
        <w:rPr>
          <w:rFonts w:ascii="Times New Roman"/>
          <w:b/>
          <w:sz w:val="20"/>
        </w:rPr>
        <w:t>s</w:t>
      </w:r>
      <w:r>
        <w:rPr>
          <w:rFonts w:ascii="Times New Roman"/>
          <w:b/>
          <w:spacing w:val="-4"/>
          <w:sz w:val="20"/>
        </w:rPr>
        <w:t xml:space="preserve"> </w:t>
      </w:r>
      <w:r>
        <w:rPr>
          <w:rFonts w:ascii="Times New Roman"/>
          <w:b/>
          <w:sz w:val="20"/>
        </w:rPr>
        <w:t>sciences</w:t>
      </w:r>
      <w:r>
        <w:rPr>
          <w:rFonts w:ascii="Times New Roman"/>
          <w:b/>
          <w:spacing w:val="-5"/>
          <w:sz w:val="20"/>
        </w:rPr>
        <w:t xml:space="preserve"> </w:t>
      </w:r>
      <w:proofErr w:type="spellStart"/>
      <w:r>
        <w:rPr>
          <w:rFonts w:ascii="Times New Roman"/>
          <w:b/>
          <w:sz w:val="20"/>
        </w:rPr>
        <w:t>halieutiques</w:t>
      </w:r>
      <w:proofErr w:type="spellEnd"/>
      <w:r>
        <w:rPr>
          <w:rFonts w:ascii="Times New Roman"/>
          <w:b/>
          <w:spacing w:val="-5"/>
          <w:sz w:val="20"/>
        </w:rPr>
        <w:t xml:space="preserve"> </w:t>
      </w:r>
      <w:r>
        <w:rPr>
          <w:rFonts w:ascii="Times New Roman"/>
          <w:b/>
          <w:sz w:val="20"/>
        </w:rPr>
        <w:t>et</w:t>
      </w:r>
      <w:r>
        <w:rPr>
          <w:rFonts w:ascii="Times New Roman"/>
          <w:b/>
          <w:spacing w:val="-9"/>
          <w:sz w:val="20"/>
        </w:rPr>
        <w:t xml:space="preserve"> </w:t>
      </w:r>
      <w:proofErr w:type="spellStart"/>
      <w:r>
        <w:rPr>
          <w:rFonts w:ascii="Times New Roman"/>
          <w:b/>
          <w:spacing w:val="-2"/>
          <w:sz w:val="20"/>
        </w:rPr>
        <w:t>aquatiques</w:t>
      </w:r>
      <w:proofErr w:type="spellEnd"/>
    </w:p>
    <w:p w14:paraId="43511972" w14:textId="77777777" w:rsidR="009E7195" w:rsidRDefault="009E7195">
      <w:pPr>
        <w:pStyle w:val="BodyText"/>
        <w:spacing w:before="5"/>
        <w:rPr>
          <w:rFonts w:ascii="Times New Roman"/>
          <w:b/>
          <w:sz w:val="30"/>
        </w:rPr>
      </w:pPr>
    </w:p>
    <w:p w14:paraId="194A138B" w14:textId="77777777" w:rsidR="009E7195" w:rsidRDefault="00A367DA">
      <w:pPr>
        <w:ind w:left="588" w:right="582" w:firstLine="430"/>
        <w:jc w:val="both"/>
        <w:rPr>
          <w:rFonts w:ascii="Times New Roman" w:hAnsi="Times New Roman"/>
          <w:sz w:val="20"/>
        </w:rPr>
      </w:pPr>
      <w:r>
        <w:rPr>
          <w:rFonts w:ascii="Times New Roman" w:hAnsi="Times New Roman"/>
          <w:sz w:val="20"/>
        </w:rPr>
        <w:t xml:space="preserve">Les rapports techniques </w:t>
      </w:r>
      <w:proofErr w:type="spellStart"/>
      <w:r>
        <w:rPr>
          <w:rFonts w:ascii="Times New Roman" w:hAnsi="Times New Roman"/>
          <w:sz w:val="20"/>
        </w:rPr>
        <w:t>contiennent</w:t>
      </w:r>
      <w:proofErr w:type="spellEnd"/>
      <w:r>
        <w:rPr>
          <w:rFonts w:ascii="Times New Roman" w:hAnsi="Times New Roman"/>
          <w:sz w:val="20"/>
        </w:rPr>
        <w:t xml:space="preserve"> des </w:t>
      </w:r>
      <w:proofErr w:type="spellStart"/>
      <w:r>
        <w:rPr>
          <w:rFonts w:ascii="Times New Roman" w:hAnsi="Times New Roman"/>
          <w:sz w:val="20"/>
        </w:rPr>
        <w:t>renseignements</w:t>
      </w:r>
      <w:proofErr w:type="spellEnd"/>
      <w:r>
        <w:rPr>
          <w:rFonts w:ascii="Times New Roman" w:hAnsi="Times New Roman"/>
          <w:sz w:val="20"/>
        </w:rPr>
        <w:t xml:space="preserve"> </w:t>
      </w:r>
      <w:proofErr w:type="spellStart"/>
      <w:r>
        <w:rPr>
          <w:rFonts w:ascii="Times New Roman" w:hAnsi="Times New Roman"/>
          <w:sz w:val="20"/>
        </w:rPr>
        <w:t>scientifiques</w:t>
      </w:r>
      <w:proofErr w:type="spellEnd"/>
      <w:r>
        <w:rPr>
          <w:rFonts w:ascii="Times New Roman" w:hAnsi="Times New Roman"/>
          <w:sz w:val="20"/>
        </w:rPr>
        <w:t xml:space="preserve"> et techniques qui constituent </w:t>
      </w:r>
      <w:proofErr w:type="spellStart"/>
      <w:r>
        <w:rPr>
          <w:rFonts w:ascii="Times New Roman" w:hAnsi="Times New Roman"/>
          <w:sz w:val="20"/>
        </w:rPr>
        <w:t>une</w:t>
      </w:r>
      <w:proofErr w:type="spellEnd"/>
      <w:r>
        <w:rPr>
          <w:rFonts w:ascii="Times New Roman" w:hAnsi="Times New Roman"/>
          <w:sz w:val="20"/>
        </w:rPr>
        <w:t xml:space="preserve"> contribution aux </w:t>
      </w:r>
      <w:proofErr w:type="spellStart"/>
      <w:r>
        <w:rPr>
          <w:rFonts w:ascii="Times New Roman" w:hAnsi="Times New Roman"/>
          <w:sz w:val="20"/>
        </w:rPr>
        <w:t>connaissances</w:t>
      </w:r>
      <w:proofErr w:type="spellEnd"/>
      <w:r>
        <w:rPr>
          <w:rFonts w:ascii="Times New Roman" w:hAnsi="Times New Roman"/>
          <w:sz w:val="20"/>
        </w:rPr>
        <w:t xml:space="preserve"> </w:t>
      </w:r>
      <w:proofErr w:type="spellStart"/>
      <w:r>
        <w:rPr>
          <w:rFonts w:ascii="Times New Roman" w:hAnsi="Times New Roman"/>
          <w:sz w:val="20"/>
        </w:rPr>
        <w:t>actuelles</w:t>
      </w:r>
      <w:proofErr w:type="spellEnd"/>
      <w:r>
        <w:rPr>
          <w:rFonts w:ascii="Times New Roman" w:hAnsi="Times New Roman"/>
          <w:sz w:val="20"/>
        </w:rPr>
        <w:t xml:space="preserve">, </w:t>
      </w:r>
      <w:proofErr w:type="spellStart"/>
      <w:r>
        <w:rPr>
          <w:rFonts w:ascii="Times New Roman" w:hAnsi="Times New Roman"/>
          <w:sz w:val="20"/>
        </w:rPr>
        <w:t>mais</w:t>
      </w:r>
      <w:proofErr w:type="spellEnd"/>
      <w:r>
        <w:rPr>
          <w:rFonts w:ascii="Times New Roman" w:hAnsi="Times New Roman"/>
          <w:sz w:val="20"/>
        </w:rPr>
        <w:t xml:space="preserve"> qui ne </w:t>
      </w:r>
      <w:proofErr w:type="spellStart"/>
      <w:r>
        <w:rPr>
          <w:rFonts w:ascii="Times New Roman" w:hAnsi="Times New Roman"/>
          <w:sz w:val="20"/>
        </w:rPr>
        <w:t>sont</w:t>
      </w:r>
      <w:proofErr w:type="spellEnd"/>
      <w:r>
        <w:rPr>
          <w:rFonts w:ascii="Times New Roman" w:hAnsi="Times New Roman"/>
          <w:sz w:val="20"/>
        </w:rPr>
        <w:t xml:space="preserve"> pas </w:t>
      </w:r>
      <w:proofErr w:type="spellStart"/>
      <w:r>
        <w:rPr>
          <w:rFonts w:ascii="Times New Roman" w:hAnsi="Times New Roman"/>
          <w:sz w:val="20"/>
        </w:rPr>
        <w:t>normalement</w:t>
      </w:r>
      <w:proofErr w:type="spellEnd"/>
      <w:r>
        <w:rPr>
          <w:rFonts w:ascii="Times New Roman" w:hAnsi="Times New Roman"/>
          <w:sz w:val="20"/>
        </w:rPr>
        <w:t xml:space="preserve"> </w:t>
      </w:r>
      <w:proofErr w:type="spellStart"/>
      <w:r>
        <w:rPr>
          <w:rFonts w:ascii="Times New Roman" w:hAnsi="Times New Roman"/>
          <w:sz w:val="20"/>
        </w:rPr>
        <w:t>appropriés</w:t>
      </w:r>
      <w:proofErr w:type="spellEnd"/>
      <w:r>
        <w:rPr>
          <w:rFonts w:ascii="Times New Roman" w:hAnsi="Times New Roman"/>
          <w:sz w:val="20"/>
        </w:rPr>
        <w:t xml:space="preserve"> pour la publication dans un journal </w:t>
      </w:r>
      <w:proofErr w:type="spellStart"/>
      <w:r>
        <w:rPr>
          <w:rFonts w:ascii="Times New Roman" w:hAnsi="Times New Roman"/>
          <w:sz w:val="20"/>
        </w:rPr>
        <w:t>scientifique</w:t>
      </w:r>
      <w:proofErr w:type="spellEnd"/>
      <w:r>
        <w:rPr>
          <w:rFonts w:ascii="Times New Roman" w:hAnsi="Times New Roman"/>
          <w:sz w:val="20"/>
        </w:rPr>
        <w:t>.</w:t>
      </w:r>
      <w:r>
        <w:rPr>
          <w:rFonts w:ascii="Times New Roman" w:hAnsi="Times New Roman"/>
          <w:spacing w:val="80"/>
          <w:sz w:val="20"/>
        </w:rPr>
        <w:t xml:space="preserve"> </w:t>
      </w:r>
      <w:r>
        <w:rPr>
          <w:rFonts w:ascii="Times New Roman" w:hAnsi="Times New Roman"/>
          <w:sz w:val="20"/>
        </w:rPr>
        <w:t>Les rapports tech</w:t>
      </w:r>
      <w:r>
        <w:rPr>
          <w:rFonts w:ascii="Times New Roman" w:hAnsi="Times New Roman"/>
          <w:sz w:val="20"/>
        </w:rPr>
        <w:t xml:space="preserve">niques </w:t>
      </w:r>
      <w:proofErr w:type="spellStart"/>
      <w:r>
        <w:rPr>
          <w:rFonts w:ascii="Times New Roman" w:hAnsi="Times New Roman"/>
          <w:sz w:val="20"/>
        </w:rPr>
        <w:t>sont</w:t>
      </w:r>
      <w:proofErr w:type="spellEnd"/>
      <w:r>
        <w:rPr>
          <w:rFonts w:ascii="Times New Roman" w:hAnsi="Times New Roman"/>
          <w:sz w:val="20"/>
        </w:rPr>
        <w:t xml:space="preserve"> </w:t>
      </w:r>
      <w:proofErr w:type="spellStart"/>
      <w:r>
        <w:rPr>
          <w:rFonts w:ascii="Times New Roman" w:hAnsi="Times New Roman"/>
          <w:sz w:val="20"/>
        </w:rPr>
        <w:t>destinés</w:t>
      </w:r>
      <w:proofErr w:type="spellEnd"/>
      <w:r>
        <w:rPr>
          <w:rFonts w:ascii="Times New Roman" w:hAnsi="Times New Roman"/>
          <w:sz w:val="20"/>
        </w:rPr>
        <w:t xml:space="preserve"> </w:t>
      </w:r>
      <w:proofErr w:type="spellStart"/>
      <w:r>
        <w:rPr>
          <w:rFonts w:ascii="Times New Roman" w:hAnsi="Times New Roman"/>
          <w:sz w:val="20"/>
        </w:rPr>
        <w:t>essentiellement</w:t>
      </w:r>
      <w:proofErr w:type="spellEnd"/>
      <w:r>
        <w:rPr>
          <w:rFonts w:ascii="Times New Roman" w:hAnsi="Times New Roman"/>
          <w:sz w:val="20"/>
        </w:rPr>
        <w:t xml:space="preserve"> à un</w:t>
      </w:r>
      <w:r>
        <w:rPr>
          <w:rFonts w:ascii="Times New Roman" w:hAnsi="Times New Roman"/>
          <w:spacing w:val="40"/>
          <w:sz w:val="20"/>
        </w:rPr>
        <w:t xml:space="preserve"> </w:t>
      </w:r>
      <w:r>
        <w:rPr>
          <w:rFonts w:ascii="Times New Roman" w:hAnsi="Times New Roman"/>
          <w:sz w:val="20"/>
        </w:rPr>
        <w:t xml:space="preserve">public international et </w:t>
      </w:r>
      <w:proofErr w:type="spellStart"/>
      <w:r>
        <w:rPr>
          <w:rFonts w:ascii="Times New Roman" w:hAnsi="Times New Roman"/>
          <w:sz w:val="20"/>
        </w:rPr>
        <w:t>ils</w:t>
      </w:r>
      <w:proofErr w:type="spellEnd"/>
      <w:r>
        <w:rPr>
          <w:rFonts w:ascii="Times New Roman" w:hAnsi="Times New Roman"/>
          <w:sz w:val="20"/>
        </w:rPr>
        <w:t xml:space="preserve"> </w:t>
      </w:r>
      <w:proofErr w:type="spellStart"/>
      <w:r>
        <w:rPr>
          <w:rFonts w:ascii="Times New Roman" w:hAnsi="Times New Roman"/>
          <w:sz w:val="20"/>
        </w:rPr>
        <w:t>sont</w:t>
      </w:r>
      <w:proofErr w:type="spellEnd"/>
      <w:r>
        <w:rPr>
          <w:rFonts w:ascii="Times New Roman" w:hAnsi="Times New Roman"/>
          <w:sz w:val="20"/>
        </w:rPr>
        <w:t xml:space="preserve"> </w:t>
      </w:r>
      <w:proofErr w:type="spellStart"/>
      <w:r>
        <w:rPr>
          <w:rFonts w:ascii="Times New Roman" w:hAnsi="Times New Roman"/>
          <w:sz w:val="20"/>
        </w:rPr>
        <w:t>distribués</w:t>
      </w:r>
      <w:proofErr w:type="spellEnd"/>
      <w:r>
        <w:rPr>
          <w:rFonts w:ascii="Times New Roman" w:hAnsi="Times New Roman"/>
          <w:sz w:val="20"/>
        </w:rPr>
        <w:t xml:space="preserve"> à </w:t>
      </w:r>
      <w:proofErr w:type="spellStart"/>
      <w:r>
        <w:rPr>
          <w:rFonts w:ascii="Times New Roman" w:hAnsi="Times New Roman"/>
          <w:sz w:val="20"/>
        </w:rPr>
        <w:t>cet</w:t>
      </w:r>
      <w:proofErr w:type="spellEnd"/>
      <w:r>
        <w:rPr>
          <w:rFonts w:ascii="Times New Roman" w:hAnsi="Times New Roman"/>
          <w:sz w:val="20"/>
        </w:rPr>
        <w:t xml:space="preserve"> </w:t>
      </w:r>
      <w:proofErr w:type="spellStart"/>
      <w:r>
        <w:rPr>
          <w:rFonts w:ascii="Times New Roman" w:hAnsi="Times New Roman"/>
          <w:sz w:val="20"/>
        </w:rPr>
        <w:t>échelon</w:t>
      </w:r>
      <w:proofErr w:type="spellEnd"/>
      <w:r>
        <w:rPr>
          <w:rFonts w:ascii="Times New Roman" w:hAnsi="Times New Roman"/>
          <w:sz w:val="20"/>
        </w:rPr>
        <w:t>.</w:t>
      </w:r>
      <w:r>
        <w:rPr>
          <w:rFonts w:ascii="Times New Roman" w:hAnsi="Times New Roman"/>
          <w:spacing w:val="68"/>
          <w:sz w:val="20"/>
        </w:rPr>
        <w:t xml:space="preserve"> </w:t>
      </w:r>
      <w:r>
        <w:rPr>
          <w:rFonts w:ascii="Times New Roman" w:hAnsi="Times New Roman"/>
          <w:sz w:val="20"/>
        </w:rPr>
        <w:t xml:space="preserve">II </w:t>
      </w:r>
      <w:proofErr w:type="spellStart"/>
      <w:r>
        <w:rPr>
          <w:rFonts w:ascii="Times New Roman" w:hAnsi="Times New Roman"/>
          <w:sz w:val="20"/>
        </w:rPr>
        <w:t>n'y</w:t>
      </w:r>
      <w:proofErr w:type="spellEnd"/>
      <w:r>
        <w:rPr>
          <w:rFonts w:ascii="Times New Roman" w:hAnsi="Times New Roman"/>
          <w:sz w:val="20"/>
        </w:rPr>
        <w:t xml:space="preserve"> a </w:t>
      </w:r>
      <w:proofErr w:type="spellStart"/>
      <w:r>
        <w:rPr>
          <w:rFonts w:ascii="Times New Roman" w:hAnsi="Times New Roman"/>
          <w:sz w:val="20"/>
        </w:rPr>
        <w:t>aucune</w:t>
      </w:r>
      <w:proofErr w:type="spellEnd"/>
      <w:r>
        <w:rPr>
          <w:rFonts w:ascii="Times New Roman" w:hAnsi="Times New Roman"/>
          <w:sz w:val="20"/>
        </w:rPr>
        <w:t xml:space="preserve"> restriction quant au </w:t>
      </w:r>
      <w:proofErr w:type="spellStart"/>
      <w:r>
        <w:rPr>
          <w:rFonts w:ascii="Times New Roman" w:hAnsi="Times New Roman"/>
          <w:sz w:val="20"/>
        </w:rPr>
        <w:t>sujet</w:t>
      </w:r>
      <w:proofErr w:type="spellEnd"/>
      <w:r>
        <w:rPr>
          <w:rFonts w:ascii="Times New Roman" w:hAnsi="Times New Roman"/>
          <w:sz w:val="20"/>
        </w:rPr>
        <w:t xml:space="preserve">; de </w:t>
      </w:r>
      <w:proofErr w:type="spellStart"/>
      <w:r>
        <w:rPr>
          <w:rFonts w:ascii="Times New Roman" w:hAnsi="Times New Roman"/>
          <w:sz w:val="20"/>
        </w:rPr>
        <w:t>fait</w:t>
      </w:r>
      <w:proofErr w:type="spellEnd"/>
      <w:r>
        <w:rPr>
          <w:rFonts w:ascii="Times New Roman" w:hAnsi="Times New Roman"/>
          <w:sz w:val="20"/>
        </w:rPr>
        <w:t>,</w:t>
      </w:r>
      <w:r>
        <w:rPr>
          <w:rFonts w:ascii="Times New Roman" w:hAnsi="Times New Roman"/>
          <w:spacing w:val="40"/>
          <w:sz w:val="20"/>
        </w:rPr>
        <w:t xml:space="preserve"> </w:t>
      </w:r>
      <w:r>
        <w:rPr>
          <w:rFonts w:ascii="Times New Roman" w:hAnsi="Times New Roman"/>
          <w:sz w:val="20"/>
        </w:rPr>
        <w:t xml:space="preserve">la </w:t>
      </w:r>
      <w:proofErr w:type="spellStart"/>
      <w:r>
        <w:rPr>
          <w:rFonts w:ascii="Times New Roman" w:hAnsi="Times New Roman"/>
          <w:sz w:val="20"/>
        </w:rPr>
        <w:t>série</w:t>
      </w:r>
      <w:proofErr w:type="spellEnd"/>
      <w:r>
        <w:rPr>
          <w:rFonts w:ascii="Times New Roman" w:hAnsi="Times New Roman"/>
          <w:sz w:val="20"/>
        </w:rPr>
        <w:t xml:space="preserve"> </w:t>
      </w:r>
      <w:proofErr w:type="spellStart"/>
      <w:r>
        <w:rPr>
          <w:rFonts w:ascii="Times New Roman" w:hAnsi="Times New Roman"/>
          <w:sz w:val="20"/>
        </w:rPr>
        <w:t>reflète</w:t>
      </w:r>
      <w:proofErr w:type="spellEnd"/>
      <w:r>
        <w:rPr>
          <w:rFonts w:ascii="Times New Roman" w:hAnsi="Times New Roman"/>
          <w:sz w:val="20"/>
        </w:rPr>
        <w:t xml:space="preserve"> la </w:t>
      </w:r>
      <w:proofErr w:type="spellStart"/>
      <w:r>
        <w:rPr>
          <w:rFonts w:ascii="Times New Roman" w:hAnsi="Times New Roman"/>
          <w:sz w:val="20"/>
        </w:rPr>
        <w:t>vaste</w:t>
      </w:r>
      <w:proofErr w:type="spellEnd"/>
      <w:r>
        <w:rPr>
          <w:rFonts w:ascii="Times New Roman" w:hAnsi="Times New Roman"/>
          <w:sz w:val="20"/>
        </w:rPr>
        <w:t xml:space="preserve"> </w:t>
      </w:r>
      <w:proofErr w:type="spellStart"/>
      <w:r>
        <w:rPr>
          <w:rFonts w:ascii="Times New Roman" w:hAnsi="Times New Roman"/>
          <w:sz w:val="20"/>
        </w:rPr>
        <w:t>gamme</w:t>
      </w:r>
      <w:proofErr w:type="spellEnd"/>
      <w:r>
        <w:rPr>
          <w:rFonts w:ascii="Times New Roman" w:hAnsi="Times New Roman"/>
          <w:sz w:val="20"/>
        </w:rPr>
        <w:t xml:space="preserve"> des </w:t>
      </w:r>
      <w:proofErr w:type="spellStart"/>
      <w:r>
        <w:rPr>
          <w:rFonts w:ascii="Times New Roman" w:hAnsi="Times New Roman"/>
          <w:sz w:val="20"/>
        </w:rPr>
        <w:t>intérêts</w:t>
      </w:r>
      <w:proofErr w:type="spellEnd"/>
      <w:r>
        <w:rPr>
          <w:rFonts w:ascii="Times New Roman" w:hAnsi="Times New Roman"/>
          <w:sz w:val="20"/>
        </w:rPr>
        <w:t xml:space="preserve"> et des politiques de </w:t>
      </w:r>
      <w:proofErr w:type="spellStart"/>
      <w:r>
        <w:rPr>
          <w:rFonts w:ascii="Times New Roman" w:hAnsi="Times New Roman"/>
          <w:sz w:val="20"/>
        </w:rPr>
        <w:t>Pêches</w:t>
      </w:r>
      <w:proofErr w:type="spellEnd"/>
      <w:r>
        <w:rPr>
          <w:rFonts w:ascii="Times New Roman" w:hAnsi="Times New Roman"/>
          <w:sz w:val="20"/>
        </w:rPr>
        <w:t xml:space="preserve"> et </w:t>
      </w:r>
      <w:proofErr w:type="spellStart"/>
      <w:r>
        <w:rPr>
          <w:rFonts w:ascii="Times New Roman" w:hAnsi="Times New Roman"/>
          <w:sz w:val="20"/>
        </w:rPr>
        <w:t>Océans</w:t>
      </w:r>
      <w:proofErr w:type="spellEnd"/>
      <w:r>
        <w:rPr>
          <w:rFonts w:ascii="Times New Roman" w:hAnsi="Times New Roman"/>
          <w:sz w:val="20"/>
        </w:rPr>
        <w:t xml:space="preserve"> Canada, </w:t>
      </w:r>
      <w:proofErr w:type="spellStart"/>
      <w:r>
        <w:rPr>
          <w:rFonts w:ascii="Times New Roman" w:hAnsi="Times New Roman"/>
          <w:sz w:val="20"/>
        </w:rPr>
        <w:t>c'est</w:t>
      </w:r>
      <w:proofErr w:type="spellEnd"/>
      <w:r>
        <w:rPr>
          <w:rFonts w:ascii="Times New Roman" w:hAnsi="Times New Roman"/>
          <w:sz w:val="20"/>
        </w:rPr>
        <w:t>-à-dir</w:t>
      </w:r>
      <w:r>
        <w:rPr>
          <w:rFonts w:ascii="Times New Roman" w:hAnsi="Times New Roman"/>
          <w:sz w:val="20"/>
        </w:rPr>
        <w:t xml:space="preserve">e les sciences </w:t>
      </w:r>
      <w:proofErr w:type="spellStart"/>
      <w:r>
        <w:rPr>
          <w:rFonts w:ascii="Times New Roman" w:hAnsi="Times New Roman"/>
          <w:sz w:val="20"/>
        </w:rPr>
        <w:t>halieutiques</w:t>
      </w:r>
      <w:proofErr w:type="spellEnd"/>
      <w:r>
        <w:rPr>
          <w:rFonts w:ascii="Times New Roman" w:hAnsi="Times New Roman"/>
          <w:sz w:val="20"/>
        </w:rPr>
        <w:t xml:space="preserve"> et </w:t>
      </w:r>
      <w:proofErr w:type="spellStart"/>
      <w:r>
        <w:rPr>
          <w:rFonts w:ascii="Times New Roman" w:hAnsi="Times New Roman"/>
          <w:sz w:val="20"/>
        </w:rPr>
        <w:t>aquatiques</w:t>
      </w:r>
      <w:proofErr w:type="spellEnd"/>
      <w:r>
        <w:rPr>
          <w:rFonts w:ascii="Times New Roman" w:hAnsi="Times New Roman"/>
          <w:sz w:val="20"/>
        </w:rPr>
        <w:t>.</w:t>
      </w:r>
    </w:p>
    <w:p w14:paraId="49DC68E7" w14:textId="77777777" w:rsidR="009E7195" w:rsidRDefault="00A367DA">
      <w:pPr>
        <w:spacing w:before="122"/>
        <w:ind w:left="588" w:right="593" w:firstLine="430"/>
        <w:jc w:val="both"/>
        <w:rPr>
          <w:rFonts w:ascii="Times New Roman" w:hAnsi="Times New Roman"/>
          <w:i/>
          <w:sz w:val="20"/>
        </w:rPr>
      </w:pPr>
      <w:r>
        <w:rPr>
          <w:rFonts w:ascii="Times New Roman" w:hAnsi="Times New Roman"/>
          <w:sz w:val="20"/>
        </w:rPr>
        <w:t xml:space="preserve">Les rapports techniques </w:t>
      </w:r>
      <w:proofErr w:type="spellStart"/>
      <w:r>
        <w:rPr>
          <w:rFonts w:ascii="Times New Roman" w:hAnsi="Times New Roman"/>
          <w:sz w:val="20"/>
        </w:rPr>
        <w:t>peuvent</w:t>
      </w:r>
      <w:proofErr w:type="spellEnd"/>
      <w:r>
        <w:rPr>
          <w:rFonts w:ascii="Times New Roman" w:hAnsi="Times New Roman"/>
          <w:sz w:val="20"/>
        </w:rPr>
        <w:t xml:space="preserve"> </w:t>
      </w:r>
      <w:proofErr w:type="spellStart"/>
      <w:r>
        <w:rPr>
          <w:rFonts w:ascii="Times New Roman" w:hAnsi="Times New Roman"/>
          <w:sz w:val="20"/>
        </w:rPr>
        <w:t>être</w:t>
      </w:r>
      <w:proofErr w:type="spellEnd"/>
      <w:r>
        <w:rPr>
          <w:rFonts w:ascii="Times New Roman" w:hAnsi="Times New Roman"/>
          <w:sz w:val="20"/>
        </w:rPr>
        <w:t xml:space="preserve"> </w:t>
      </w:r>
      <w:proofErr w:type="spellStart"/>
      <w:r>
        <w:rPr>
          <w:rFonts w:ascii="Times New Roman" w:hAnsi="Times New Roman"/>
          <w:sz w:val="20"/>
        </w:rPr>
        <w:t>cités</w:t>
      </w:r>
      <w:proofErr w:type="spellEnd"/>
      <w:r>
        <w:rPr>
          <w:rFonts w:ascii="Times New Roman" w:hAnsi="Times New Roman"/>
          <w:sz w:val="20"/>
        </w:rPr>
        <w:t xml:space="preserve"> </w:t>
      </w:r>
      <w:proofErr w:type="spellStart"/>
      <w:r>
        <w:rPr>
          <w:rFonts w:ascii="Times New Roman" w:hAnsi="Times New Roman"/>
          <w:sz w:val="20"/>
        </w:rPr>
        <w:t>comme</w:t>
      </w:r>
      <w:proofErr w:type="spellEnd"/>
      <w:r>
        <w:rPr>
          <w:rFonts w:ascii="Times New Roman" w:hAnsi="Times New Roman"/>
          <w:sz w:val="20"/>
        </w:rPr>
        <w:t xml:space="preserve"> des publications à part </w:t>
      </w:r>
      <w:proofErr w:type="spellStart"/>
      <w:r>
        <w:rPr>
          <w:rFonts w:ascii="Times New Roman" w:hAnsi="Times New Roman"/>
          <w:sz w:val="20"/>
        </w:rPr>
        <w:t>entière</w:t>
      </w:r>
      <w:proofErr w:type="spellEnd"/>
      <w:r>
        <w:rPr>
          <w:rFonts w:ascii="Times New Roman" w:hAnsi="Times New Roman"/>
          <w:sz w:val="20"/>
        </w:rPr>
        <w:t>.</w:t>
      </w:r>
      <w:r>
        <w:rPr>
          <w:rFonts w:ascii="Times New Roman" w:hAnsi="Times New Roman"/>
          <w:spacing w:val="40"/>
          <w:sz w:val="20"/>
        </w:rPr>
        <w:t xml:space="preserve"> </w:t>
      </w:r>
      <w:r>
        <w:rPr>
          <w:rFonts w:ascii="Times New Roman" w:hAnsi="Times New Roman"/>
          <w:sz w:val="20"/>
        </w:rPr>
        <w:t xml:space="preserve">Le </w:t>
      </w:r>
      <w:proofErr w:type="spellStart"/>
      <w:r>
        <w:rPr>
          <w:rFonts w:ascii="Times New Roman" w:hAnsi="Times New Roman"/>
          <w:sz w:val="20"/>
        </w:rPr>
        <w:t>titre</w:t>
      </w:r>
      <w:proofErr w:type="spellEnd"/>
      <w:r>
        <w:rPr>
          <w:rFonts w:ascii="Times New Roman" w:hAnsi="Times New Roman"/>
          <w:sz w:val="20"/>
        </w:rPr>
        <w:t xml:space="preserve"> exact figure au-dessus du résumé de </w:t>
      </w:r>
      <w:proofErr w:type="spellStart"/>
      <w:r>
        <w:rPr>
          <w:rFonts w:ascii="Times New Roman" w:hAnsi="Times New Roman"/>
          <w:sz w:val="20"/>
        </w:rPr>
        <w:t>chaque</w:t>
      </w:r>
      <w:proofErr w:type="spellEnd"/>
      <w:r>
        <w:rPr>
          <w:rFonts w:ascii="Times New Roman" w:hAnsi="Times New Roman"/>
          <w:sz w:val="20"/>
        </w:rPr>
        <w:t xml:space="preserve"> rapport.</w:t>
      </w:r>
      <w:r>
        <w:rPr>
          <w:rFonts w:ascii="Times New Roman" w:hAnsi="Times New Roman"/>
          <w:spacing w:val="40"/>
          <w:sz w:val="20"/>
        </w:rPr>
        <w:t xml:space="preserve"> </w:t>
      </w:r>
      <w:r>
        <w:rPr>
          <w:rFonts w:ascii="Times New Roman" w:hAnsi="Times New Roman"/>
          <w:sz w:val="20"/>
        </w:rPr>
        <w:t xml:space="preserve">Les rapports techniques </w:t>
      </w:r>
      <w:proofErr w:type="spellStart"/>
      <w:r>
        <w:rPr>
          <w:rFonts w:ascii="Times New Roman" w:hAnsi="Times New Roman"/>
          <w:sz w:val="20"/>
        </w:rPr>
        <w:t>sont</w:t>
      </w:r>
      <w:proofErr w:type="spellEnd"/>
      <w:r>
        <w:rPr>
          <w:rFonts w:ascii="Times New Roman" w:hAnsi="Times New Roman"/>
          <w:sz w:val="20"/>
        </w:rPr>
        <w:t xml:space="preserve"> résumés dans la base de </w:t>
      </w:r>
      <w:proofErr w:type="spellStart"/>
      <w:r>
        <w:rPr>
          <w:rFonts w:ascii="Times New Roman" w:hAnsi="Times New Roman"/>
          <w:sz w:val="20"/>
        </w:rPr>
        <w:t>données</w:t>
      </w:r>
      <w:proofErr w:type="spellEnd"/>
      <w:r>
        <w:rPr>
          <w:rFonts w:ascii="Times New Roman" w:hAnsi="Times New Roman"/>
          <w:spacing w:val="40"/>
          <w:sz w:val="20"/>
        </w:rPr>
        <w:t xml:space="preserve"> </w:t>
      </w:r>
      <w:r>
        <w:rPr>
          <w:rFonts w:ascii="Times New Roman" w:hAnsi="Times New Roman"/>
          <w:i/>
          <w:sz w:val="20"/>
        </w:rPr>
        <w:t>Résumés d</w:t>
      </w:r>
      <w:r>
        <w:rPr>
          <w:rFonts w:ascii="Times New Roman" w:hAnsi="Times New Roman"/>
          <w:i/>
          <w:sz w:val="20"/>
        </w:rPr>
        <w:t xml:space="preserve">es sciences </w:t>
      </w:r>
      <w:proofErr w:type="spellStart"/>
      <w:r>
        <w:rPr>
          <w:rFonts w:ascii="Times New Roman" w:hAnsi="Times New Roman"/>
          <w:i/>
          <w:sz w:val="20"/>
        </w:rPr>
        <w:t>aquatiques</w:t>
      </w:r>
      <w:proofErr w:type="spellEnd"/>
      <w:r>
        <w:rPr>
          <w:rFonts w:ascii="Times New Roman" w:hAnsi="Times New Roman"/>
          <w:i/>
          <w:sz w:val="20"/>
        </w:rPr>
        <w:t xml:space="preserve"> et </w:t>
      </w:r>
      <w:proofErr w:type="spellStart"/>
      <w:r>
        <w:rPr>
          <w:rFonts w:ascii="Times New Roman" w:hAnsi="Times New Roman"/>
          <w:i/>
          <w:sz w:val="20"/>
        </w:rPr>
        <w:t>halieutiques</w:t>
      </w:r>
      <w:proofErr w:type="spellEnd"/>
      <w:r>
        <w:rPr>
          <w:rFonts w:ascii="Times New Roman" w:hAnsi="Times New Roman"/>
          <w:i/>
          <w:sz w:val="20"/>
        </w:rPr>
        <w:t>.</w:t>
      </w:r>
    </w:p>
    <w:p w14:paraId="27B1429B" w14:textId="77777777" w:rsidR="009E7195" w:rsidRDefault="00A367DA">
      <w:pPr>
        <w:spacing w:before="121"/>
        <w:ind w:left="588" w:right="592" w:firstLine="430"/>
        <w:jc w:val="both"/>
        <w:rPr>
          <w:rFonts w:ascii="Times New Roman" w:hAnsi="Times New Roman"/>
          <w:sz w:val="20"/>
        </w:rPr>
      </w:pPr>
      <w:r>
        <w:rPr>
          <w:rFonts w:ascii="Times New Roman" w:hAnsi="Times New Roman"/>
          <w:sz w:val="20"/>
        </w:rPr>
        <w:t xml:space="preserve">Les rapports techniques </w:t>
      </w:r>
      <w:proofErr w:type="spellStart"/>
      <w:r>
        <w:rPr>
          <w:rFonts w:ascii="Times New Roman" w:hAnsi="Times New Roman"/>
          <w:sz w:val="20"/>
        </w:rPr>
        <w:t>sont</w:t>
      </w:r>
      <w:proofErr w:type="spellEnd"/>
      <w:r>
        <w:rPr>
          <w:rFonts w:ascii="Times New Roman" w:hAnsi="Times New Roman"/>
          <w:sz w:val="20"/>
        </w:rPr>
        <w:t xml:space="preserve"> </w:t>
      </w:r>
      <w:proofErr w:type="spellStart"/>
      <w:r>
        <w:rPr>
          <w:rFonts w:ascii="Times New Roman" w:hAnsi="Times New Roman"/>
          <w:sz w:val="20"/>
        </w:rPr>
        <w:t>produits</w:t>
      </w:r>
      <w:proofErr w:type="spellEnd"/>
      <w:r>
        <w:rPr>
          <w:rFonts w:ascii="Times New Roman" w:hAnsi="Times New Roman"/>
          <w:sz w:val="20"/>
        </w:rPr>
        <w:t xml:space="preserve"> à </w:t>
      </w:r>
      <w:proofErr w:type="spellStart"/>
      <w:r>
        <w:rPr>
          <w:rFonts w:ascii="Times New Roman" w:hAnsi="Times New Roman"/>
          <w:sz w:val="20"/>
        </w:rPr>
        <w:t>l'échelon</w:t>
      </w:r>
      <w:proofErr w:type="spellEnd"/>
      <w:r>
        <w:rPr>
          <w:rFonts w:ascii="Times New Roman" w:hAnsi="Times New Roman"/>
          <w:sz w:val="20"/>
        </w:rPr>
        <w:t xml:space="preserve"> </w:t>
      </w:r>
      <w:proofErr w:type="spellStart"/>
      <w:r>
        <w:rPr>
          <w:rFonts w:ascii="Times New Roman" w:hAnsi="Times New Roman"/>
          <w:sz w:val="20"/>
        </w:rPr>
        <w:t>régional</w:t>
      </w:r>
      <w:proofErr w:type="spellEnd"/>
      <w:r>
        <w:rPr>
          <w:rFonts w:ascii="Times New Roman" w:hAnsi="Times New Roman"/>
          <w:sz w:val="20"/>
        </w:rPr>
        <w:t xml:space="preserve">, </w:t>
      </w:r>
      <w:proofErr w:type="spellStart"/>
      <w:r>
        <w:rPr>
          <w:rFonts w:ascii="Times New Roman" w:hAnsi="Times New Roman"/>
          <w:sz w:val="20"/>
        </w:rPr>
        <w:t>mais</w:t>
      </w:r>
      <w:proofErr w:type="spellEnd"/>
      <w:r>
        <w:rPr>
          <w:rFonts w:ascii="Times New Roman" w:hAnsi="Times New Roman"/>
          <w:spacing w:val="-1"/>
          <w:sz w:val="20"/>
        </w:rPr>
        <w:t xml:space="preserve"> </w:t>
      </w:r>
      <w:proofErr w:type="spellStart"/>
      <w:r>
        <w:rPr>
          <w:rFonts w:ascii="Times New Roman" w:hAnsi="Times New Roman"/>
          <w:sz w:val="20"/>
        </w:rPr>
        <w:t>numérotés</w:t>
      </w:r>
      <w:proofErr w:type="spellEnd"/>
      <w:r>
        <w:rPr>
          <w:rFonts w:ascii="Times New Roman" w:hAnsi="Times New Roman"/>
          <w:sz w:val="20"/>
        </w:rPr>
        <w:t xml:space="preserve"> à </w:t>
      </w:r>
      <w:proofErr w:type="spellStart"/>
      <w:r>
        <w:rPr>
          <w:rFonts w:ascii="Times New Roman" w:hAnsi="Times New Roman"/>
          <w:sz w:val="20"/>
        </w:rPr>
        <w:t>l'échelon</w:t>
      </w:r>
      <w:proofErr w:type="spellEnd"/>
      <w:r>
        <w:rPr>
          <w:rFonts w:ascii="Times New Roman" w:hAnsi="Times New Roman"/>
          <w:sz w:val="20"/>
        </w:rPr>
        <w:t xml:space="preserve"> national.</w:t>
      </w:r>
      <w:r>
        <w:rPr>
          <w:rFonts w:ascii="Times New Roman" w:hAnsi="Times New Roman"/>
          <w:spacing w:val="40"/>
          <w:sz w:val="20"/>
        </w:rPr>
        <w:t xml:space="preserve"> </w:t>
      </w:r>
      <w:r>
        <w:rPr>
          <w:rFonts w:ascii="Times New Roman" w:hAnsi="Times New Roman"/>
          <w:sz w:val="20"/>
        </w:rPr>
        <w:t xml:space="preserve">Les </w:t>
      </w:r>
      <w:proofErr w:type="spellStart"/>
      <w:r>
        <w:rPr>
          <w:rFonts w:ascii="Times New Roman" w:hAnsi="Times New Roman"/>
          <w:sz w:val="20"/>
        </w:rPr>
        <w:t>demandes</w:t>
      </w:r>
      <w:proofErr w:type="spellEnd"/>
      <w:r>
        <w:rPr>
          <w:rFonts w:ascii="Times New Roman" w:hAnsi="Times New Roman"/>
          <w:sz w:val="20"/>
        </w:rPr>
        <w:t xml:space="preserve"> de rapports </w:t>
      </w:r>
      <w:proofErr w:type="spellStart"/>
      <w:r>
        <w:rPr>
          <w:rFonts w:ascii="Times New Roman" w:hAnsi="Times New Roman"/>
          <w:sz w:val="20"/>
        </w:rPr>
        <w:t>seront</w:t>
      </w:r>
      <w:proofErr w:type="spellEnd"/>
      <w:r>
        <w:rPr>
          <w:rFonts w:ascii="Times New Roman" w:hAnsi="Times New Roman"/>
          <w:sz w:val="20"/>
        </w:rPr>
        <w:t xml:space="preserve"> </w:t>
      </w:r>
      <w:proofErr w:type="spellStart"/>
      <w:r>
        <w:rPr>
          <w:rFonts w:ascii="Times New Roman" w:hAnsi="Times New Roman"/>
          <w:sz w:val="20"/>
        </w:rPr>
        <w:t>satisfaites</w:t>
      </w:r>
      <w:proofErr w:type="spellEnd"/>
      <w:r>
        <w:rPr>
          <w:rFonts w:ascii="Times New Roman" w:hAnsi="Times New Roman"/>
          <w:sz w:val="20"/>
        </w:rPr>
        <w:t xml:space="preserve"> par </w:t>
      </w:r>
      <w:proofErr w:type="spellStart"/>
      <w:r>
        <w:rPr>
          <w:rFonts w:ascii="Times New Roman" w:hAnsi="Times New Roman"/>
          <w:sz w:val="20"/>
        </w:rPr>
        <w:t>l'établissement</w:t>
      </w:r>
      <w:proofErr w:type="spellEnd"/>
      <w:r>
        <w:rPr>
          <w:rFonts w:ascii="Times New Roman" w:hAnsi="Times New Roman"/>
          <w:sz w:val="20"/>
        </w:rPr>
        <w:t xml:space="preserve"> auteur </w:t>
      </w:r>
      <w:proofErr w:type="spellStart"/>
      <w:r>
        <w:rPr>
          <w:rFonts w:ascii="Times New Roman" w:hAnsi="Times New Roman"/>
          <w:sz w:val="20"/>
        </w:rPr>
        <w:t>dont</w:t>
      </w:r>
      <w:proofErr w:type="spellEnd"/>
      <w:r>
        <w:rPr>
          <w:rFonts w:ascii="Times New Roman" w:hAnsi="Times New Roman"/>
          <w:sz w:val="20"/>
        </w:rPr>
        <w:t xml:space="preserve"> le nom figure sur la couverture et</w:t>
      </w:r>
      <w:r>
        <w:rPr>
          <w:rFonts w:ascii="Times New Roman" w:hAnsi="Times New Roman"/>
          <w:spacing w:val="40"/>
          <w:sz w:val="20"/>
        </w:rPr>
        <w:t xml:space="preserve"> </w:t>
      </w:r>
      <w:r>
        <w:rPr>
          <w:rFonts w:ascii="Times New Roman" w:hAnsi="Times New Roman"/>
          <w:sz w:val="20"/>
        </w:rPr>
        <w:t xml:space="preserve">la page </w:t>
      </w:r>
      <w:r>
        <w:rPr>
          <w:rFonts w:ascii="Times New Roman" w:hAnsi="Times New Roman"/>
          <w:sz w:val="20"/>
        </w:rPr>
        <w:t xml:space="preserve">du </w:t>
      </w:r>
      <w:proofErr w:type="spellStart"/>
      <w:r>
        <w:rPr>
          <w:rFonts w:ascii="Times New Roman" w:hAnsi="Times New Roman"/>
          <w:sz w:val="20"/>
        </w:rPr>
        <w:t>titre</w:t>
      </w:r>
      <w:proofErr w:type="spellEnd"/>
      <w:r>
        <w:rPr>
          <w:rFonts w:ascii="Times New Roman" w:hAnsi="Times New Roman"/>
          <w:sz w:val="20"/>
        </w:rPr>
        <w:t>.</w:t>
      </w:r>
    </w:p>
    <w:p w14:paraId="5655023C" w14:textId="77777777" w:rsidR="009E7195" w:rsidRPr="000B19BD" w:rsidRDefault="00A367DA">
      <w:pPr>
        <w:spacing w:before="120"/>
        <w:ind w:left="588" w:right="588" w:firstLine="430"/>
        <w:jc w:val="both"/>
        <w:rPr>
          <w:rFonts w:ascii="Times New Roman" w:hAnsi="Times New Roman"/>
          <w:sz w:val="20"/>
          <w:lang w:val="da-DK"/>
        </w:rPr>
      </w:pPr>
      <w:r>
        <w:rPr>
          <w:rFonts w:ascii="Times New Roman" w:hAnsi="Times New Roman"/>
          <w:sz w:val="20"/>
        </w:rPr>
        <w:t xml:space="preserve">Les </w:t>
      </w:r>
      <w:proofErr w:type="spellStart"/>
      <w:r>
        <w:rPr>
          <w:rFonts w:ascii="Times New Roman" w:hAnsi="Times New Roman"/>
          <w:sz w:val="20"/>
        </w:rPr>
        <w:t>numéros</w:t>
      </w:r>
      <w:proofErr w:type="spellEnd"/>
      <w:r>
        <w:rPr>
          <w:rFonts w:ascii="Times New Roman" w:hAnsi="Times New Roman"/>
          <w:sz w:val="20"/>
        </w:rPr>
        <w:t xml:space="preserve"> 1 à 456 de </w:t>
      </w:r>
      <w:proofErr w:type="spellStart"/>
      <w:r>
        <w:rPr>
          <w:rFonts w:ascii="Times New Roman" w:hAnsi="Times New Roman"/>
          <w:sz w:val="20"/>
        </w:rPr>
        <w:t>cette</w:t>
      </w:r>
      <w:proofErr w:type="spellEnd"/>
      <w:r>
        <w:rPr>
          <w:rFonts w:ascii="Times New Roman" w:hAnsi="Times New Roman"/>
          <w:sz w:val="20"/>
        </w:rPr>
        <w:t xml:space="preserve"> </w:t>
      </w:r>
      <w:proofErr w:type="spellStart"/>
      <w:r>
        <w:rPr>
          <w:rFonts w:ascii="Times New Roman" w:hAnsi="Times New Roman"/>
          <w:sz w:val="20"/>
        </w:rPr>
        <w:t>série</w:t>
      </w:r>
      <w:proofErr w:type="spellEnd"/>
      <w:r>
        <w:rPr>
          <w:rFonts w:ascii="Times New Roman" w:hAnsi="Times New Roman"/>
          <w:sz w:val="20"/>
        </w:rPr>
        <w:t xml:space="preserve"> </w:t>
      </w:r>
      <w:proofErr w:type="spellStart"/>
      <w:r>
        <w:rPr>
          <w:rFonts w:ascii="Times New Roman" w:hAnsi="Times New Roman"/>
          <w:sz w:val="20"/>
        </w:rPr>
        <w:t>ont</w:t>
      </w:r>
      <w:proofErr w:type="spellEnd"/>
      <w:r>
        <w:rPr>
          <w:rFonts w:ascii="Times New Roman" w:hAnsi="Times New Roman"/>
          <w:sz w:val="20"/>
        </w:rPr>
        <w:t xml:space="preserve"> </w:t>
      </w:r>
      <w:proofErr w:type="spellStart"/>
      <w:r>
        <w:rPr>
          <w:rFonts w:ascii="Times New Roman" w:hAnsi="Times New Roman"/>
          <w:sz w:val="20"/>
        </w:rPr>
        <w:t>été</w:t>
      </w:r>
      <w:proofErr w:type="spellEnd"/>
      <w:r>
        <w:rPr>
          <w:rFonts w:ascii="Times New Roman" w:hAnsi="Times New Roman"/>
          <w:sz w:val="20"/>
        </w:rPr>
        <w:t xml:space="preserve"> </w:t>
      </w:r>
      <w:proofErr w:type="spellStart"/>
      <w:r>
        <w:rPr>
          <w:rFonts w:ascii="Times New Roman" w:hAnsi="Times New Roman"/>
          <w:sz w:val="20"/>
        </w:rPr>
        <w:t>publiés</w:t>
      </w:r>
      <w:proofErr w:type="spellEnd"/>
      <w:r>
        <w:rPr>
          <w:rFonts w:ascii="Times New Roman" w:hAnsi="Times New Roman"/>
          <w:sz w:val="20"/>
        </w:rPr>
        <w:t xml:space="preserve"> à </w:t>
      </w:r>
      <w:proofErr w:type="spellStart"/>
      <w:r>
        <w:rPr>
          <w:rFonts w:ascii="Times New Roman" w:hAnsi="Times New Roman"/>
          <w:sz w:val="20"/>
        </w:rPr>
        <w:t>titre</w:t>
      </w:r>
      <w:proofErr w:type="spellEnd"/>
      <w:r>
        <w:rPr>
          <w:rFonts w:ascii="Times New Roman" w:hAnsi="Times New Roman"/>
          <w:sz w:val="20"/>
        </w:rPr>
        <w:t xml:space="preserve"> de Rapports techniques de </w:t>
      </w:r>
      <w:proofErr w:type="spellStart"/>
      <w:r>
        <w:rPr>
          <w:rFonts w:ascii="Times New Roman" w:hAnsi="Times New Roman"/>
          <w:sz w:val="20"/>
        </w:rPr>
        <w:t>l'Office</w:t>
      </w:r>
      <w:proofErr w:type="spellEnd"/>
      <w:r>
        <w:rPr>
          <w:rFonts w:ascii="Times New Roman" w:hAnsi="Times New Roman"/>
          <w:sz w:val="20"/>
        </w:rPr>
        <w:t xml:space="preserve"> des </w:t>
      </w:r>
      <w:proofErr w:type="spellStart"/>
      <w:r>
        <w:rPr>
          <w:rFonts w:ascii="Times New Roman" w:hAnsi="Times New Roman"/>
          <w:sz w:val="20"/>
        </w:rPr>
        <w:t>recherches</w:t>
      </w:r>
      <w:proofErr w:type="spellEnd"/>
      <w:r>
        <w:rPr>
          <w:rFonts w:ascii="Times New Roman" w:hAnsi="Times New Roman"/>
          <w:sz w:val="20"/>
        </w:rPr>
        <w:t xml:space="preserve"> sur les </w:t>
      </w:r>
      <w:proofErr w:type="spellStart"/>
      <w:r>
        <w:rPr>
          <w:rFonts w:ascii="Times New Roman" w:hAnsi="Times New Roman"/>
          <w:sz w:val="20"/>
        </w:rPr>
        <w:t>pêcheries</w:t>
      </w:r>
      <w:proofErr w:type="spellEnd"/>
      <w:r>
        <w:rPr>
          <w:rFonts w:ascii="Times New Roman" w:hAnsi="Times New Roman"/>
          <w:sz w:val="20"/>
        </w:rPr>
        <w:t xml:space="preserve"> du</w:t>
      </w:r>
      <w:r>
        <w:rPr>
          <w:rFonts w:ascii="Times New Roman" w:hAnsi="Times New Roman"/>
          <w:spacing w:val="-2"/>
          <w:sz w:val="20"/>
        </w:rPr>
        <w:t xml:space="preserve"> </w:t>
      </w:r>
      <w:r>
        <w:rPr>
          <w:rFonts w:ascii="Times New Roman" w:hAnsi="Times New Roman"/>
          <w:sz w:val="20"/>
        </w:rPr>
        <w:t>Canada.</w:t>
      </w:r>
      <w:r>
        <w:rPr>
          <w:rFonts w:ascii="Times New Roman" w:hAnsi="Times New Roman"/>
          <w:spacing w:val="40"/>
          <w:sz w:val="20"/>
        </w:rPr>
        <w:t xml:space="preserve"> </w:t>
      </w:r>
      <w:r w:rsidRPr="000B19BD">
        <w:rPr>
          <w:rFonts w:ascii="Times New Roman" w:hAnsi="Times New Roman"/>
          <w:sz w:val="20"/>
          <w:lang w:val="da-DK"/>
        </w:rPr>
        <w:t xml:space="preserve">Les </w:t>
      </w:r>
      <w:proofErr w:type="spellStart"/>
      <w:r w:rsidRPr="000B19BD">
        <w:rPr>
          <w:rFonts w:ascii="Times New Roman" w:hAnsi="Times New Roman"/>
          <w:sz w:val="20"/>
          <w:lang w:val="da-DK"/>
        </w:rPr>
        <w:t>numéros</w:t>
      </w:r>
      <w:proofErr w:type="spellEnd"/>
      <w:r w:rsidRPr="000B19BD">
        <w:rPr>
          <w:rFonts w:ascii="Times New Roman" w:hAnsi="Times New Roman"/>
          <w:sz w:val="20"/>
          <w:lang w:val="da-DK"/>
        </w:rPr>
        <w:t xml:space="preserve"> 457</w:t>
      </w:r>
      <w:r w:rsidRPr="000B19BD">
        <w:rPr>
          <w:rFonts w:ascii="Times New Roman" w:hAnsi="Times New Roman"/>
          <w:spacing w:val="-3"/>
          <w:sz w:val="20"/>
          <w:lang w:val="da-DK"/>
        </w:rPr>
        <w:t xml:space="preserve"> </w:t>
      </w:r>
      <w:r w:rsidRPr="000B19BD">
        <w:rPr>
          <w:rFonts w:ascii="Times New Roman" w:hAnsi="Times New Roman"/>
          <w:sz w:val="20"/>
          <w:lang w:val="da-DK"/>
        </w:rPr>
        <w:t xml:space="preserve">à 714 </w:t>
      </w:r>
      <w:proofErr w:type="spellStart"/>
      <w:r w:rsidRPr="000B19BD">
        <w:rPr>
          <w:rFonts w:ascii="Times New Roman" w:hAnsi="Times New Roman"/>
          <w:sz w:val="20"/>
          <w:lang w:val="da-DK"/>
        </w:rPr>
        <w:t>sont</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parus</w:t>
      </w:r>
      <w:proofErr w:type="spellEnd"/>
      <w:r w:rsidRPr="000B19BD">
        <w:rPr>
          <w:rFonts w:ascii="Times New Roman" w:hAnsi="Times New Roman"/>
          <w:sz w:val="20"/>
          <w:lang w:val="da-DK"/>
        </w:rPr>
        <w:t xml:space="preserve"> à </w:t>
      </w:r>
      <w:proofErr w:type="spellStart"/>
      <w:r w:rsidRPr="000B19BD">
        <w:rPr>
          <w:rFonts w:ascii="Times New Roman" w:hAnsi="Times New Roman"/>
          <w:sz w:val="20"/>
          <w:lang w:val="da-DK"/>
        </w:rPr>
        <w:t>titre</w:t>
      </w:r>
      <w:proofErr w:type="spellEnd"/>
      <w:r w:rsidRPr="000B19BD">
        <w:rPr>
          <w:rFonts w:ascii="Times New Roman" w:hAnsi="Times New Roman"/>
          <w:sz w:val="20"/>
          <w:lang w:val="da-DK"/>
        </w:rPr>
        <w:t xml:space="preserve"> de</w:t>
      </w:r>
      <w:r w:rsidRPr="000B19BD">
        <w:rPr>
          <w:rFonts w:ascii="Times New Roman" w:hAnsi="Times New Roman"/>
          <w:spacing w:val="-1"/>
          <w:sz w:val="20"/>
          <w:lang w:val="da-DK"/>
        </w:rPr>
        <w:t xml:space="preserve"> </w:t>
      </w:r>
      <w:r w:rsidRPr="000B19BD">
        <w:rPr>
          <w:rFonts w:ascii="Times New Roman" w:hAnsi="Times New Roman"/>
          <w:sz w:val="20"/>
          <w:lang w:val="da-DK"/>
        </w:rPr>
        <w:t>Rapports</w:t>
      </w:r>
      <w:r w:rsidRPr="000B19BD">
        <w:rPr>
          <w:rFonts w:ascii="Times New Roman" w:hAnsi="Times New Roman"/>
          <w:spacing w:val="-1"/>
          <w:sz w:val="20"/>
          <w:lang w:val="da-DK"/>
        </w:rPr>
        <w:t xml:space="preserve"> </w:t>
      </w:r>
      <w:proofErr w:type="spellStart"/>
      <w:r w:rsidRPr="000B19BD">
        <w:rPr>
          <w:rFonts w:ascii="Times New Roman" w:hAnsi="Times New Roman"/>
          <w:sz w:val="20"/>
          <w:lang w:val="da-DK"/>
        </w:rPr>
        <w:t>techniques</w:t>
      </w:r>
      <w:proofErr w:type="spellEnd"/>
      <w:r w:rsidRPr="000B19BD">
        <w:rPr>
          <w:rFonts w:ascii="Times New Roman" w:hAnsi="Times New Roman"/>
          <w:sz w:val="20"/>
          <w:lang w:val="da-DK"/>
        </w:rPr>
        <w:t xml:space="preserve"> de la </w:t>
      </w:r>
      <w:proofErr w:type="spellStart"/>
      <w:r w:rsidRPr="000B19BD">
        <w:rPr>
          <w:rFonts w:ascii="Times New Roman" w:hAnsi="Times New Roman"/>
          <w:sz w:val="20"/>
          <w:lang w:val="da-DK"/>
        </w:rPr>
        <w:t>Direction</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générale</w:t>
      </w:r>
      <w:proofErr w:type="spellEnd"/>
      <w:r w:rsidRPr="000B19BD">
        <w:rPr>
          <w:rFonts w:ascii="Times New Roman" w:hAnsi="Times New Roman"/>
          <w:sz w:val="20"/>
          <w:lang w:val="da-DK"/>
        </w:rPr>
        <w:t xml:space="preserve"> de la </w:t>
      </w:r>
      <w:proofErr w:type="spellStart"/>
      <w:r w:rsidRPr="000B19BD">
        <w:rPr>
          <w:rFonts w:ascii="Times New Roman" w:hAnsi="Times New Roman"/>
          <w:sz w:val="20"/>
          <w:lang w:val="da-DK"/>
        </w:rPr>
        <w:t>recherche</w:t>
      </w:r>
      <w:proofErr w:type="spellEnd"/>
      <w:r w:rsidRPr="000B19BD">
        <w:rPr>
          <w:rFonts w:ascii="Times New Roman" w:hAnsi="Times New Roman"/>
          <w:sz w:val="20"/>
          <w:lang w:val="da-DK"/>
        </w:rPr>
        <w:t xml:space="preserve"> et </w:t>
      </w:r>
      <w:r w:rsidRPr="000B19BD">
        <w:rPr>
          <w:rFonts w:ascii="Times New Roman" w:hAnsi="Times New Roman"/>
          <w:sz w:val="20"/>
          <w:lang w:val="da-DK"/>
        </w:rPr>
        <w:t xml:space="preserve">du </w:t>
      </w:r>
      <w:proofErr w:type="spellStart"/>
      <w:r w:rsidRPr="000B19BD">
        <w:rPr>
          <w:rFonts w:ascii="Times New Roman" w:hAnsi="Times New Roman"/>
          <w:sz w:val="20"/>
          <w:lang w:val="da-DK"/>
        </w:rPr>
        <w:t>développement</w:t>
      </w:r>
      <w:proofErr w:type="spellEnd"/>
      <w:r w:rsidRPr="000B19BD">
        <w:rPr>
          <w:rFonts w:ascii="Times New Roman" w:hAnsi="Times New Roman"/>
          <w:sz w:val="20"/>
          <w:lang w:val="da-DK"/>
        </w:rPr>
        <w:t xml:space="preserve">, Service des </w:t>
      </w:r>
      <w:proofErr w:type="spellStart"/>
      <w:r w:rsidRPr="000B19BD">
        <w:rPr>
          <w:rFonts w:ascii="Times New Roman" w:hAnsi="Times New Roman"/>
          <w:sz w:val="20"/>
          <w:lang w:val="da-DK"/>
        </w:rPr>
        <w:t>pêches</w:t>
      </w:r>
      <w:proofErr w:type="spellEnd"/>
      <w:r w:rsidRPr="000B19BD">
        <w:rPr>
          <w:rFonts w:ascii="Times New Roman" w:hAnsi="Times New Roman"/>
          <w:sz w:val="20"/>
          <w:lang w:val="da-DK"/>
        </w:rPr>
        <w:t xml:space="preserve"> et de la </w:t>
      </w:r>
      <w:proofErr w:type="spellStart"/>
      <w:r w:rsidRPr="000B19BD">
        <w:rPr>
          <w:rFonts w:ascii="Times New Roman" w:hAnsi="Times New Roman"/>
          <w:sz w:val="20"/>
          <w:lang w:val="da-DK"/>
        </w:rPr>
        <w:t>mer</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ministère</w:t>
      </w:r>
      <w:proofErr w:type="spellEnd"/>
      <w:r w:rsidRPr="000B19BD">
        <w:rPr>
          <w:rFonts w:ascii="Times New Roman" w:hAnsi="Times New Roman"/>
          <w:sz w:val="20"/>
          <w:lang w:val="da-DK"/>
        </w:rPr>
        <w:t xml:space="preserve"> de </w:t>
      </w:r>
      <w:proofErr w:type="spellStart"/>
      <w:r w:rsidRPr="000B19BD">
        <w:rPr>
          <w:rFonts w:ascii="Times New Roman" w:hAnsi="Times New Roman"/>
          <w:sz w:val="20"/>
          <w:lang w:val="da-DK"/>
        </w:rPr>
        <w:t>l'Environnement</w:t>
      </w:r>
      <w:proofErr w:type="spellEnd"/>
      <w:r w:rsidRPr="000B19BD">
        <w:rPr>
          <w:rFonts w:ascii="Times New Roman" w:hAnsi="Times New Roman"/>
          <w:sz w:val="20"/>
          <w:lang w:val="da-DK"/>
        </w:rPr>
        <w:t>.</w:t>
      </w:r>
      <w:r w:rsidRPr="000B19BD">
        <w:rPr>
          <w:rFonts w:ascii="Times New Roman" w:hAnsi="Times New Roman"/>
          <w:spacing w:val="40"/>
          <w:sz w:val="20"/>
          <w:lang w:val="da-DK"/>
        </w:rPr>
        <w:t xml:space="preserve"> </w:t>
      </w:r>
      <w:r w:rsidRPr="000B19BD">
        <w:rPr>
          <w:rFonts w:ascii="Times New Roman" w:hAnsi="Times New Roman"/>
          <w:sz w:val="20"/>
          <w:lang w:val="da-DK"/>
        </w:rPr>
        <w:t xml:space="preserve">Les </w:t>
      </w:r>
      <w:proofErr w:type="spellStart"/>
      <w:r w:rsidRPr="000B19BD">
        <w:rPr>
          <w:rFonts w:ascii="Times New Roman" w:hAnsi="Times New Roman"/>
          <w:sz w:val="20"/>
          <w:lang w:val="da-DK"/>
        </w:rPr>
        <w:t>numéros</w:t>
      </w:r>
      <w:proofErr w:type="spellEnd"/>
      <w:r w:rsidRPr="000B19BD">
        <w:rPr>
          <w:rFonts w:ascii="Times New Roman" w:hAnsi="Times New Roman"/>
          <w:spacing w:val="-1"/>
          <w:sz w:val="20"/>
          <w:lang w:val="da-DK"/>
        </w:rPr>
        <w:t xml:space="preserve"> </w:t>
      </w:r>
      <w:r w:rsidRPr="000B19BD">
        <w:rPr>
          <w:rFonts w:ascii="Times New Roman" w:hAnsi="Times New Roman"/>
          <w:sz w:val="20"/>
          <w:lang w:val="da-DK"/>
        </w:rPr>
        <w:t>715 à</w:t>
      </w:r>
      <w:r w:rsidRPr="000B19BD">
        <w:rPr>
          <w:rFonts w:ascii="Times New Roman" w:hAnsi="Times New Roman"/>
          <w:spacing w:val="-2"/>
          <w:sz w:val="20"/>
          <w:lang w:val="da-DK"/>
        </w:rPr>
        <w:t xml:space="preserve"> </w:t>
      </w:r>
      <w:r w:rsidRPr="000B19BD">
        <w:rPr>
          <w:rFonts w:ascii="Times New Roman" w:hAnsi="Times New Roman"/>
          <w:sz w:val="20"/>
          <w:lang w:val="da-DK"/>
        </w:rPr>
        <w:t xml:space="preserve">924 </w:t>
      </w:r>
      <w:proofErr w:type="spellStart"/>
      <w:r w:rsidRPr="000B19BD">
        <w:rPr>
          <w:rFonts w:ascii="Times New Roman" w:hAnsi="Times New Roman"/>
          <w:sz w:val="20"/>
          <w:lang w:val="da-DK"/>
        </w:rPr>
        <w:t>ont</w:t>
      </w:r>
      <w:proofErr w:type="spellEnd"/>
      <w:r w:rsidRPr="000B19BD">
        <w:rPr>
          <w:rFonts w:ascii="Times New Roman" w:hAnsi="Times New Roman"/>
          <w:spacing w:val="-4"/>
          <w:sz w:val="20"/>
          <w:lang w:val="da-DK"/>
        </w:rPr>
        <w:t xml:space="preserve"> </w:t>
      </w:r>
      <w:proofErr w:type="spellStart"/>
      <w:r w:rsidRPr="000B19BD">
        <w:rPr>
          <w:rFonts w:ascii="Times New Roman" w:hAnsi="Times New Roman"/>
          <w:sz w:val="20"/>
          <w:lang w:val="da-DK"/>
        </w:rPr>
        <w:t>été</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publiés</w:t>
      </w:r>
      <w:proofErr w:type="spellEnd"/>
      <w:r w:rsidRPr="000B19BD">
        <w:rPr>
          <w:rFonts w:ascii="Times New Roman" w:hAnsi="Times New Roman"/>
          <w:spacing w:val="-1"/>
          <w:sz w:val="20"/>
          <w:lang w:val="da-DK"/>
        </w:rPr>
        <w:t xml:space="preserve"> </w:t>
      </w:r>
      <w:r w:rsidRPr="000B19BD">
        <w:rPr>
          <w:rFonts w:ascii="Times New Roman" w:hAnsi="Times New Roman"/>
          <w:sz w:val="20"/>
          <w:lang w:val="da-DK"/>
        </w:rPr>
        <w:t xml:space="preserve">à </w:t>
      </w:r>
      <w:proofErr w:type="spellStart"/>
      <w:r w:rsidRPr="000B19BD">
        <w:rPr>
          <w:rFonts w:ascii="Times New Roman" w:hAnsi="Times New Roman"/>
          <w:sz w:val="20"/>
          <w:lang w:val="da-DK"/>
        </w:rPr>
        <w:t>titre</w:t>
      </w:r>
      <w:proofErr w:type="spellEnd"/>
      <w:r w:rsidRPr="000B19BD">
        <w:rPr>
          <w:rFonts w:ascii="Times New Roman" w:hAnsi="Times New Roman"/>
          <w:sz w:val="20"/>
          <w:lang w:val="da-DK"/>
        </w:rPr>
        <w:t xml:space="preserve"> de Rapports</w:t>
      </w:r>
      <w:r w:rsidRPr="000B19BD">
        <w:rPr>
          <w:rFonts w:ascii="Times New Roman" w:hAnsi="Times New Roman"/>
          <w:spacing w:val="-2"/>
          <w:sz w:val="20"/>
          <w:lang w:val="da-DK"/>
        </w:rPr>
        <w:t xml:space="preserve"> </w:t>
      </w:r>
      <w:proofErr w:type="spellStart"/>
      <w:r w:rsidRPr="000B19BD">
        <w:rPr>
          <w:rFonts w:ascii="Times New Roman" w:hAnsi="Times New Roman"/>
          <w:sz w:val="20"/>
          <w:lang w:val="da-DK"/>
        </w:rPr>
        <w:t>techniques</w:t>
      </w:r>
      <w:proofErr w:type="spellEnd"/>
      <w:r w:rsidRPr="000B19BD">
        <w:rPr>
          <w:rFonts w:ascii="Times New Roman" w:hAnsi="Times New Roman"/>
          <w:sz w:val="20"/>
          <w:lang w:val="da-DK"/>
        </w:rPr>
        <w:t xml:space="preserve"> du Service</w:t>
      </w:r>
      <w:r w:rsidRPr="000B19BD">
        <w:rPr>
          <w:rFonts w:ascii="Times New Roman" w:hAnsi="Times New Roman"/>
          <w:spacing w:val="-2"/>
          <w:sz w:val="20"/>
          <w:lang w:val="da-DK"/>
        </w:rPr>
        <w:t xml:space="preserve"> </w:t>
      </w:r>
      <w:r w:rsidRPr="000B19BD">
        <w:rPr>
          <w:rFonts w:ascii="Times New Roman" w:hAnsi="Times New Roman"/>
          <w:sz w:val="20"/>
          <w:lang w:val="da-DK"/>
        </w:rPr>
        <w:t xml:space="preserve">des </w:t>
      </w:r>
      <w:proofErr w:type="spellStart"/>
      <w:r w:rsidRPr="000B19BD">
        <w:rPr>
          <w:rFonts w:ascii="Times New Roman" w:hAnsi="Times New Roman"/>
          <w:sz w:val="20"/>
          <w:lang w:val="da-DK"/>
        </w:rPr>
        <w:t>pêches</w:t>
      </w:r>
      <w:proofErr w:type="spellEnd"/>
      <w:r w:rsidRPr="000B19BD">
        <w:rPr>
          <w:rFonts w:ascii="Times New Roman" w:hAnsi="Times New Roman"/>
          <w:sz w:val="20"/>
          <w:lang w:val="da-DK"/>
        </w:rPr>
        <w:t xml:space="preserve"> et de la </w:t>
      </w:r>
      <w:proofErr w:type="spellStart"/>
      <w:r w:rsidRPr="000B19BD">
        <w:rPr>
          <w:rFonts w:ascii="Times New Roman" w:hAnsi="Times New Roman"/>
          <w:sz w:val="20"/>
          <w:lang w:val="da-DK"/>
        </w:rPr>
        <w:t>mer</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ministère</w:t>
      </w:r>
      <w:proofErr w:type="spellEnd"/>
      <w:r w:rsidRPr="000B19BD">
        <w:rPr>
          <w:rFonts w:ascii="Times New Roman" w:hAnsi="Times New Roman"/>
          <w:sz w:val="20"/>
          <w:lang w:val="da-DK"/>
        </w:rPr>
        <w:t xml:space="preserve"> des </w:t>
      </w:r>
      <w:proofErr w:type="spellStart"/>
      <w:r w:rsidRPr="000B19BD">
        <w:rPr>
          <w:rFonts w:ascii="Times New Roman" w:hAnsi="Times New Roman"/>
          <w:sz w:val="20"/>
          <w:lang w:val="da-DK"/>
        </w:rPr>
        <w:t>Pêches</w:t>
      </w:r>
      <w:proofErr w:type="spellEnd"/>
      <w:r w:rsidRPr="000B19BD">
        <w:rPr>
          <w:rFonts w:ascii="Times New Roman" w:hAnsi="Times New Roman"/>
          <w:sz w:val="20"/>
          <w:lang w:val="da-DK"/>
        </w:rPr>
        <w:t xml:space="preserve"> et de </w:t>
      </w:r>
      <w:proofErr w:type="spellStart"/>
      <w:r w:rsidRPr="000B19BD">
        <w:rPr>
          <w:rFonts w:ascii="Times New Roman" w:hAnsi="Times New Roman"/>
          <w:sz w:val="20"/>
          <w:lang w:val="da-DK"/>
        </w:rPr>
        <w:t>l'Environnement</w:t>
      </w:r>
      <w:proofErr w:type="spellEnd"/>
      <w:r w:rsidRPr="000B19BD">
        <w:rPr>
          <w:rFonts w:ascii="Times New Roman" w:hAnsi="Times New Roman"/>
          <w:sz w:val="20"/>
          <w:lang w:val="da-DK"/>
        </w:rPr>
        <w:t>.</w:t>
      </w:r>
      <w:r w:rsidRPr="000B19BD">
        <w:rPr>
          <w:rFonts w:ascii="Times New Roman" w:hAnsi="Times New Roman"/>
          <w:spacing w:val="77"/>
          <w:sz w:val="20"/>
          <w:lang w:val="da-DK"/>
        </w:rPr>
        <w:t xml:space="preserve"> </w:t>
      </w:r>
      <w:r w:rsidRPr="000B19BD">
        <w:rPr>
          <w:rFonts w:ascii="Times New Roman" w:hAnsi="Times New Roman"/>
          <w:sz w:val="20"/>
          <w:lang w:val="da-DK"/>
        </w:rPr>
        <w:t xml:space="preserve">Le nom </w:t>
      </w:r>
      <w:proofErr w:type="spellStart"/>
      <w:r w:rsidRPr="000B19BD">
        <w:rPr>
          <w:rFonts w:ascii="Times New Roman" w:hAnsi="Times New Roman"/>
          <w:sz w:val="20"/>
          <w:lang w:val="da-DK"/>
        </w:rPr>
        <w:t>actuel</w:t>
      </w:r>
      <w:proofErr w:type="spellEnd"/>
      <w:r w:rsidRPr="000B19BD">
        <w:rPr>
          <w:rFonts w:ascii="Times New Roman" w:hAnsi="Times New Roman"/>
          <w:sz w:val="20"/>
          <w:lang w:val="da-DK"/>
        </w:rPr>
        <w:t xml:space="preserve"> de la </w:t>
      </w:r>
      <w:proofErr w:type="spellStart"/>
      <w:r w:rsidRPr="000B19BD">
        <w:rPr>
          <w:rFonts w:ascii="Times New Roman" w:hAnsi="Times New Roman"/>
          <w:sz w:val="20"/>
          <w:lang w:val="da-DK"/>
        </w:rPr>
        <w:t>série</w:t>
      </w:r>
      <w:proofErr w:type="spellEnd"/>
      <w:r w:rsidRPr="000B19BD">
        <w:rPr>
          <w:rFonts w:ascii="Times New Roman" w:hAnsi="Times New Roman"/>
          <w:sz w:val="20"/>
          <w:lang w:val="da-DK"/>
        </w:rPr>
        <w:t xml:space="preserve"> </w:t>
      </w:r>
      <w:r w:rsidRPr="000B19BD">
        <w:rPr>
          <w:rFonts w:ascii="Times New Roman" w:hAnsi="Times New Roman"/>
          <w:sz w:val="20"/>
          <w:lang w:val="da-DK"/>
        </w:rPr>
        <w:t xml:space="preserve">a </w:t>
      </w:r>
      <w:proofErr w:type="spellStart"/>
      <w:r w:rsidRPr="000B19BD">
        <w:rPr>
          <w:rFonts w:ascii="Times New Roman" w:hAnsi="Times New Roman"/>
          <w:sz w:val="20"/>
          <w:lang w:val="da-DK"/>
        </w:rPr>
        <w:t>été</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établi</w:t>
      </w:r>
      <w:proofErr w:type="spellEnd"/>
      <w:r w:rsidRPr="000B19BD">
        <w:rPr>
          <w:rFonts w:ascii="Times New Roman" w:hAnsi="Times New Roman"/>
          <w:sz w:val="20"/>
          <w:lang w:val="da-DK"/>
        </w:rPr>
        <w:t xml:space="preserve"> </w:t>
      </w:r>
      <w:proofErr w:type="spellStart"/>
      <w:r w:rsidRPr="000B19BD">
        <w:rPr>
          <w:rFonts w:ascii="Times New Roman" w:hAnsi="Times New Roman"/>
          <w:sz w:val="20"/>
          <w:lang w:val="da-DK"/>
        </w:rPr>
        <w:t>lors</w:t>
      </w:r>
      <w:proofErr w:type="spellEnd"/>
      <w:r w:rsidRPr="000B19BD">
        <w:rPr>
          <w:rFonts w:ascii="Times New Roman" w:hAnsi="Times New Roman"/>
          <w:sz w:val="20"/>
          <w:lang w:val="da-DK"/>
        </w:rPr>
        <w:t xml:space="preserve"> de la </w:t>
      </w:r>
      <w:proofErr w:type="spellStart"/>
      <w:r w:rsidRPr="000B19BD">
        <w:rPr>
          <w:rFonts w:ascii="Times New Roman" w:hAnsi="Times New Roman"/>
          <w:sz w:val="20"/>
          <w:lang w:val="da-DK"/>
        </w:rPr>
        <w:t>parution</w:t>
      </w:r>
      <w:proofErr w:type="spellEnd"/>
      <w:r w:rsidRPr="000B19BD">
        <w:rPr>
          <w:rFonts w:ascii="Times New Roman" w:hAnsi="Times New Roman"/>
          <w:sz w:val="20"/>
          <w:lang w:val="da-DK"/>
        </w:rPr>
        <w:t xml:space="preserve"> du </w:t>
      </w:r>
      <w:proofErr w:type="spellStart"/>
      <w:r w:rsidRPr="000B19BD">
        <w:rPr>
          <w:rFonts w:ascii="Times New Roman" w:hAnsi="Times New Roman"/>
          <w:sz w:val="20"/>
          <w:lang w:val="da-DK"/>
        </w:rPr>
        <w:t>numéro</w:t>
      </w:r>
      <w:proofErr w:type="spellEnd"/>
      <w:r w:rsidRPr="000B19BD">
        <w:rPr>
          <w:rFonts w:ascii="Times New Roman" w:hAnsi="Times New Roman"/>
          <w:sz w:val="20"/>
          <w:lang w:val="da-DK"/>
        </w:rPr>
        <w:t xml:space="preserve"> 925.</w:t>
      </w:r>
    </w:p>
    <w:p w14:paraId="16438E0B" w14:textId="77777777" w:rsidR="009E7195" w:rsidRPr="000B19BD" w:rsidRDefault="009E7195">
      <w:pPr>
        <w:jc w:val="both"/>
        <w:rPr>
          <w:rFonts w:ascii="Times New Roman" w:hAnsi="Times New Roman"/>
          <w:sz w:val="20"/>
          <w:lang w:val="da-DK"/>
        </w:rPr>
        <w:sectPr w:rsidR="009E7195" w:rsidRPr="000B19BD">
          <w:pgSz w:w="12240" w:h="15840"/>
          <w:pgMar w:top="1820" w:right="1280" w:bottom="280" w:left="1280" w:header="720" w:footer="720" w:gutter="0"/>
          <w:cols w:space="720"/>
        </w:sectPr>
      </w:pPr>
    </w:p>
    <w:p w14:paraId="38ACF218" w14:textId="77777777" w:rsidR="009E7195" w:rsidRDefault="00A367DA">
      <w:pPr>
        <w:pStyle w:val="BodyText"/>
        <w:spacing w:before="72" w:line="256" w:lineRule="auto"/>
        <w:ind w:left="3104" w:right="3102"/>
        <w:jc w:val="center"/>
      </w:pPr>
      <w:r>
        <w:lastRenderedPageBreak/>
        <w:t>Canadian Technical Report of Fisheries</w:t>
      </w:r>
      <w:r>
        <w:rPr>
          <w:spacing w:val="-16"/>
        </w:rPr>
        <w:t xml:space="preserve"> </w:t>
      </w:r>
      <w:r>
        <w:t>and</w:t>
      </w:r>
      <w:r>
        <w:rPr>
          <w:spacing w:val="-15"/>
        </w:rPr>
        <w:t xml:space="preserve"> </w:t>
      </w:r>
      <w:r>
        <w:t>Aquatic</w:t>
      </w:r>
      <w:r>
        <w:rPr>
          <w:spacing w:val="-15"/>
        </w:rPr>
        <w:t xml:space="preserve"> </w:t>
      </w:r>
      <w:r>
        <w:t>Sciences</w:t>
      </w:r>
      <w:r>
        <w:rPr>
          <w:spacing w:val="-16"/>
        </w:rPr>
        <w:t xml:space="preserve"> </w:t>
      </w:r>
      <w:proofErr w:type="spellStart"/>
      <w:r>
        <w:t>nnn</w:t>
      </w:r>
      <w:proofErr w:type="spellEnd"/>
    </w:p>
    <w:p w14:paraId="5DD0621A" w14:textId="77777777" w:rsidR="009E7195" w:rsidRDefault="009E7195">
      <w:pPr>
        <w:pStyle w:val="BodyText"/>
        <w:rPr>
          <w:sz w:val="26"/>
        </w:rPr>
      </w:pPr>
    </w:p>
    <w:p w14:paraId="1E50620E" w14:textId="77777777" w:rsidR="009E7195" w:rsidRDefault="009E7195">
      <w:pPr>
        <w:pStyle w:val="BodyText"/>
        <w:rPr>
          <w:sz w:val="26"/>
        </w:rPr>
      </w:pPr>
    </w:p>
    <w:p w14:paraId="0CCE6810" w14:textId="77777777" w:rsidR="009E7195" w:rsidRDefault="00A367DA">
      <w:pPr>
        <w:pStyle w:val="BodyText"/>
        <w:spacing w:before="227"/>
        <w:ind w:left="572" w:right="572"/>
        <w:jc w:val="center"/>
      </w:pPr>
      <w:r>
        <w:rPr>
          <w:spacing w:val="-4"/>
        </w:rPr>
        <w:t>2023</w:t>
      </w:r>
    </w:p>
    <w:p w14:paraId="657AF165" w14:textId="77777777" w:rsidR="009E7195" w:rsidRDefault="009E7195">
      <w:pPr>
        <w:pStyle w:val="BodyText"/>
        <w:rPr>
          <w:sz w:val="26"/>
        </w:rPr>
      </w:pPr>
    </w:p>
    <w:p w14:paraId="388BA9C0" w14:textId="77777777" w:rsidR="009E7195" w:rsidRDefault="009E7195">
      <w:pPr>
        <w:pStyle w:val="BodyText"/>
        <w:rPr>
          <w:sz w:val="26"/>
        </w:rPr>
      </w:pPr>
    </w:p>
    <w:p w14:paraId="60FC0077" w14:textId="77777777" w:rsidR="009E7195" w:rsidRDefault="009E7195">
      <w:pPr>
        <w:pStyle w:val="BodyText"/>
        <w:spacing w:before="3"/>
        <w:rPr>
          <w:sz w:val="21"/>
        </w:rPr>
      </w:pPr>
    </w:p>
    <w:p w14:paraId="3EAACDA4" w14:textId="77777777" w:rsidR="009E7195" w:rsidRDefault="00A367DA">
      <w:pPr>
        <w:pStyle w:val="BodyText"/>
        <w:spacing w:line="256" w:lineRule="auto"/>
        <w:ind w:left="444" w:right="442" w:firstLine="14"/>
        <w:jc w:val="center"/>
      </w:pPr>
      <w:r>
        <w:t xml:space="preserve">PROCEEDINGS OF THE TECHNICAL EXPERTISE IN STOCK ASSESSMENT (TESA) </w:t>
      </w:r>
      <w:r>
        <w:rPr>
          <w:spacing w:val="-2"/>
        </w:rPr>
        <w:t>NATIONAL</w:t>
      </w:r>
      <w:r>
        <w:rPr>
          <w:spacing w:val="-14"/>
        </w:rPr>
        <w:t xml:space="preserve"> </w:t>
      </w:r>
      <w:r>
        <w:rPr>
          <w:spacing w:val="-2"/>
        </w:rPr>
        <w:t>WORKSHOP</w:t>
      </w:r>
      <w:r>
        <w:rPr>
          <w:spacing w:val="-13"/>
        </w:rPr>
        <w:t xml:space="preserve"> </w:t>
      </w:r>
      <w:r>
        <w:rPr>
          <w:spacing w:val="-2"/>
        </w:rPr>
        <w:t>ON</w:t>
      </w:r>
      <w:r>
        <w:rPr>
          <w:spacing w:val="-13"/>
        </w:rPr>
        <w:t xml:space="preserve"> </w:t>
      </w:r>
      <w:r>
        <w:rPr>
          <w:spacing w:val="-2"/>
        </w:rPr>
        <w:t>BEST</w:t>
      </w:r>
      <w:r>
        <w:rPr>
          <w:spacing w:val="-14"/>
        </w:rPr>
        <w:t xml:space="preserve"> </w:t>
      </w:r>
      <w:r>
        <w:rPr>
          <w:spacing w:val="-2"/>
        </w:rPr>
        <w:t>PRATICES</w:t>
      </w:r>
      <w:r>
        <w:rPr>
          <w:spacing w:val="-13"/>
        </w:rPr>
        <w:t xml:space="preserve"> </w:t>
      </w:r>
      <w:r>
        <w:rPr>
          <w:spacing w:val="-2"/>
        </w:rPr>
        <w:t>IN</w:t>
      </w:r>
      <w:r>
        <w:rPr>
          <w:spacing w:val="-13"/>
        </w:rPr>
        <w:t xml:space="preserve"> </w:t>
      </w:r>
      <w:r>
        <w:rPr>
          <w:spacing w:val="-2"/>
        </w:rPr>
        <w:t>AGE</w:t>
      </w:r>
      <w:r>
        <w:rPr>
          <w:spacing w:val="-13"/>
        </w:rPr>
        <w:t xml:space="preserve"> </w:t>
      </w:r>
      <w:r>
        <w:rPr>
          <w:spacing w:val="-2"/>
        </w:rPr>
        <w:t>ESTIMATION,</w:t>
      </w:r>
      <w:r>
        <w:rPr>
          <w:spacing w:val="-14"/>
        </w:rPr>
        <w:t xml:space="preserve"> </w:t>
      </w:r>
      <w:r>
        <w:rPr>
          <w:spacing w:val="-2"/>
        </w:rPr>
        <w:t>31</w:t>
      </w:r>
      <w:r>
        <w:rPr>
          <w:spacing w:val="-13"/>
        </w:rPr>
        <w:t xml:space="preserve"> </w:t>
      </w:r>
      <w:r>
        <w:rPr>
          <w:spacing w:val="-2"/>
        </w:rPr>
        <w:t>JANUARY,</w:t>
      </w:r>
      <w:r>
        <w:rPr>
          <w:spacing w:val="-13"/>
        </w:rPr>
        <w:t xml:space="preserve"> </w:t>
      </w:r>
      <w:r>
        <w:rPr>
          <w:spacing w:val="-2"/>
        </w:rPr>
        <w:t xml:space="preserve">01-02 </w:t>
      </w:r>
      <w:r>
        <w:t>FEBRUARY 2023 IN MONCTON, NEW BRUNSWICK</w:t>
      </w:r>
    </w:p>
    <w:p w14:paraId="399FE272" w14:textId="77777777" w:rsidR="009E7195" w:rsidRDefault="009E7195">
      <w:pPr>
        <w:pStyle w:val="BodyText"/>
        <w:rPr>
          <w:sz w:val="26"/>
        </w:rPr>
      </w:pPr>
    </w:p>
    <w:p w14:paraId="45BF0F66" w14:textId="77777777" w:rsidR="009E7195" w:rsidRDefault="009E7195">
      <w:pPr>
        <w:pStyle w:val="BodyText"/>
        <w:rPr>
          <w:sz w:val="26"/>
        </w:rPr>
      </w:pPr>
    </w:p>
    <w:p w14:paraId="4DBE89AE" w14:textId="77777777" w:rsidR="009E7195" w:rsidRDefault="00A367DA">
      <w:pPr>
        <w:pStyle w:val="BodyText"/>
        <w:spacing w:before="227"/>
        <w:ind w:left="574" w:right="569"/>
        <w:jc w:val="center"/>
      </w:pPr>
      <w:r>
        <w:rPr>
          <w:spacing w:val="-5"/>
        </w:rPr>
        <w:t>by</w:t>
      </w:r>
    </w:p>
    <w:p w14:paraId="21B4B8F2" w14:textId="77777777" w:rsidR="009E7195" w:rsidRDefault="009E7195">
      <w:pPr>
        <w:pStyle w:val="BodyText"/>
        <w:rPr>
          <w:sz w:val="26"/>
        </w:rPr>
      </w:pPr>
    </w:p>
    <w:p w14:paraId="2D27E27F" w14:textId="77777777" w:rsidR="009E7195" w:rsidRDefault="009E7195">
      <w:pPr>
        <w:pStyle w:val="BodyText"/>
        <w:rPr>
          <w:sz w:val="26"/>
        </w:rPr>
      </w:pPr>
    </w:p>
    <w:p w14:paraId="6E290005" w14:textId="77777777" w:rsidR="009E7195" w:rsidRDefault="00A367DA">
      <w:pPr>
        <w:pStyle w:val="BodyText"/>
        <w:spacing w:before="225" w:line="235" w:lineRule="auto"/>
        <w:ind w:left="574" w:right="572"/>
        <w:jc w:val="center"/>
        <w:rPr>
          <w:sz w:val="16"/>
        </w:rPr>
      </w:pPr>
      <w:r>
        <w:t>Daniel</w:t>
      </w:r>
      <w:r>
        <w:rPr>
          <w:spacing w:val="-1"/>
        </w:rPr>
        <w:t xml:space="preserve"> </w:t>
      </w:r>
      <w:r>
        <w:t>Ricard</w:t>
      </w:r>
      <w:r>
        <w:rPr>
          <w:position w:val="8"/>
          <w:sz w:val="16"/>
        </w:rPr>
        <w:t>1</w:t>
      </w:r>
      <w:r>
        <w:t>,</w:t>
      </w:r>
      <w:r>
        <w:rPr>
          <w:spacing w:val="-1"/>
        </w:rPr>
        <w:t xml:space="preserve"> </w:t>
      </w:r>
      <w:r>
        <w:t>Aaron</w:t>
      </w:r>
      <w:r>
        <w:rPr>
          <w:spacing w:val="-1"/>
        </w:rPr>
        <w:t xml:space="preserve"> </w:t>
      </w:r>
      <w:proofErr w:type="spellStart"/>
      <w:r>
        <w:t>Adamack</w:t>
      </w:r>
      <w:proofErr w:type="spellEnd"/>
      <w:r>
        <w:rPr>
          <w:position w:val="8"/>
          <w:sz w:val="16"/>
        </w:rPr>
        <w:t>2</w:t>
      </w:r>
      <w:r>
        <w:t>,</w:t>
      </w:r>
      <w:r>
        <w:rPr>
          <w:spacing w:val="-1"/>
        </w:rPr>
        <w:t xml:space="preserve"> </w:t>
      </w:r>
      <w:r>
        <w:t>Jacob</w:t>
      </w:r>
      <w:r>
        <w:rPr>
          <w:spacing w:val="-1"/>
        </w:rPr>
        <w:t xml:space="preserve"> </w:t>
      </w:r>
      <w:r>
        <w:t>Burbank</w:t>
      </w:r>
      <w:r>
        <w:rPr>
          <w:position w:val="8"/>
          <w:sz w:val="16"/>
        </w:rPr>
        <w:t>1</w:t>
      </w:r>
      <w:r>
        <w:t>,</w:t>
      </w:r>
      <w:r>
        <w:rPr>
          <w:spacing w:val="-1"/>
        </w:rPr>
        <w:t xml:space="preserve"> </w:t>
      </w:r>
      <w:r>
        <w:t>Peter</w:t>
      </w:r>
      <w:r>
        <w:rPr>
          <w:spacing w:val="-1"/>
        </w:rPr>
        <w:t xml:space="preserve"> </w:t>
      </w:r>
      <w:r>
        <w:t>Comeau</w:t>
      </w:r>
      <w:r>
        <w:rPr>
          <w:position w:val="8"/>
          <w:sz w:val="16"/>
        </w:rPr>
        <w:t>3</w:t>
      </w:r>
      <w:r>
        <w:t>,</w:t>
      </w:r>
      <w:r>
        <w:rPr>
          <w:spacing w:val="-1"/>
        </w:rPr>
        <w:t xml:space="preserve"> </w:t>
      </w:r>
      <w:r>
        <w:t>Abby</w:t>
      </w:r>
      <w:r>
        <w:rPr>
          <w:spacing w:val="-1"/>
        </w:rPr>
        <w:t xml:space="preserve"> </w:t>
      </w:r>
      <w:r>
        <w:t>Dai</w:t>
      </w:r>
      <w:r>
        <w:t>gle</w:t>
      </w:r>
      <w:r>
        <w:rPr>
          <w:position w:val="8"/>
          <w:sz w:val="16"/>
        </w:rPr>
        <w:t>1</w:t>
      </w:r>
      <w:r>
        <w:t>,</w:t>
      </w:r>
      <w:r>
        <w:rPr>
          <w:spacing w:val="-1"/>
        </w:rPr>
        <w:t xml:space="preserve"> </w:t>
      </w:r>
      <w:r>
        <w:t xml:space="preserve">Allan </w:t>
      </w:r>
      <w:proofErr w:type="spellStart"/>
      <w:r>
        <w:t>Debertin</w:t>
      </w:r>
      <w:proofErr w:type="spellEnd"/>
      <w:r>
        <w:rPr>
          <w:position w:val="8"/>
          <w:sz w:val="16"/>
        </w:rPr>
        <w:t>4</w:t>
      </w:r>
      <w:r>
        <w:t>,</w:t>
      </w:r>
      <w:r>
        <w:rPr>
          <w:spacing w:val="-11"/>
        </w:rPr>
        <w:t xml:space="preserve"> </w:t>
      </w:r>
      <w:r>
        <w:t>Kim</w:t>
      </w:r>
      <w:r>
        <w:rPr>
          <w:spacing w:val="-11"/>
        </w:rPr>
        <w:t xml:space="preserve"> </w:t>
      </w:r>
      <w:r>
        <w:t>Emond</w:t>
      </w:r>
      <w:r>
        <w:rPr>
          <w:position w:val="8"/>
          <w:sz w:val="16"/>
        </w:rPr>
        <w:t>5</w:t>
      </w:r>
      <w:r>
        <w:t>,</w:t>
      </w:r>
      <w:r>
        <w:rPr>
          <w:spacing w:val="-11"/>
        </w:rPr>
        <w:t xml:space="preserve"> </w:t>
      </w:r>
      <w:r>
        <w:t>Tracey</w:t>
      </w:r>
      <w:r>
        <w:rPr>
          <w:spacing w:val="-11"/>
        </w:rPr>
        <w:t xml:space="preserve"> </w:t>
      </w:r>
      <w:r>
        <w:t>Loewen</w:t>
      </w:r>
      <w:r>
        <w:rPr>
          <w:position w:val="8"/>
          <w:sz w:val="16"/>
        </w:rPr>
        <w:t>6</w:t>
      </w:r>
      <w:r>
        <w:t>,</w:t>
      </w:r>
      <w:r>
        <w:rPr>
          <w:spacing w:val="-11"/>
        </w:rPr>
        <w:t xml:space="preserve"> </w:t>
      </w:r>
      <w:r>
        <w:t>Andrea</w:t>
      </w:r>
      <w:r>
        <w:rPr>
          <w:spacing w:val="-11"/>
        </w:rPr>
        <w:t xml:space="preserve"> </w:t>
      </w:r>
      <w:r>
        <w:t>Perreault</w:t>
      </w:r>
      <w:r>
        <w:rPr>
          <w:position w:val="8"/>
          <w:sz w:val="16"/>
        </w:rPr>
        <w:t>2</w:t>
      </w:r>
      <w:r>
        <w:t>,</w:t>
      </w:r>
      <w:r>
        <w:rPr>
          <w:spacing w:val="-11"/>
        </w:rPr>
        <w:t xml:space="preserve"> </w:t>
      </w:r>
      <w:r>
        <w:t>Gregory</w:t>
      </w:r>
      <w:r>
        <w:rPr>
          <w:spacing w:val="-11"/>
        </w:rPr>
        <w:t xml:space="preserve"> </w:t>
      </w:r>
      <w:r>
        <w:t>Puncher</w:t>
      </w:r>
      <w:r>
        <w:rPr>
          <w:position w:val="8"/>
          <w:sz w:val="16"/>
        </w:rPr>
        <w:t>3</w:t>
      </w:r>
      <w:r>
        <w:t>,</w:t>
      </w:r>
      <w:r>
        <w:rPr>
          <w:spacing w:val="-11"/>
        </w:rPr>
        <w:t xml:space="preserve"> </w:t>
      </w:r>
      <w:r>
        <w:t>Nicolas Rolland</w:t>
      </w:r>
      <w:r>
        <w:rPr>
          <w:position w:val="8"/>
          <w:sz w:val="16"/>
        </w:rPr>
        <w:t>1</w:t>
      </w:r>
      <w:r>
        <w:t>, Meredith Schofield</w:t>
      </w:r>
      <w:r>
        <w:rPr>
          <w:position w:val="8"/>
          <w:sz w:val="16"/>
        </w:rPr>
        <w:t>2</w:t>
      </w:r>
      <w:r>
        <w:t>, Andrew Smith</w:t>
      </w:r>
      <w:r>
        <w:rPr>
          <w:position w:val="8"/>
          <w:sz w:val="16"/>
        </w:rPr>
        <w:t>5</w:t>
      </w:r>
      <w:r>
        <w:t>, Francois-Étienne Sylvain</w:t>
      </w:r>
      <w:r>
        <w:rPr>
          <w:position w:val="8"/>
          <w:sz w:val="16"/>
        </w:rPr>
        <w:t>1</w:t>
      </w:r>
      <w:r>
        <w:rPr>
          <w:spacing w:val="38"/>
          <w:position w:val="8"/>
          <w:sz w:val="16"/>
        </w:rPr>
        <w:t xml:space="preserve"> </w:t>
      </w:r>
      <w:r>
        <w:t xml:space="preserve">and Stephen </w:t>
      </w:r>
      <w:proofErr w:type="spellStart"/>
      <w:r>
        <w:rPr>
          <w:spacing w:val="-2"/>
        </w:rPr>
        <w:t>Wischniowski</w:t>
      </w:r>
      <w:proofErr w:type="spellEnd"/>
      <w:r>
        <w:rPr>
          <w:spacing w:val="-2"/>
          <w:position w:val="8"/>
          <w:sz w:val="16"/>
        </w:rPr>
        <w:t>7</w:t>
      </w:r>
    </w:p>
    <w:p w14:paraId="35F2B082" w14:textId="77777777" w:rsidR="009E7195" w:rsidRDefault="009E7195">
      <w:pPr>
        <w:pStyle w:val="BodyText"/>
        <w:rPr>
          <w:sz w:val="28"/>
        </w:rPr>
      </w:pPr>
    </w:p>
    <w:p w14:paraId="3A6A4C42" w14:textId="77777777" w:rsidR="009E7195" w:rsidRDefault="009E7195">
      <w:pPr>
        <w:pStyle w:val="BodyText"/>
        <w:rPr>
          <w:sz w:val="28"/>
        </w:rPr>
      </w:pPr>
    </w:p>
    <w:p w14:paraId="1AFC626F" w14:textId="77777777" w:rsidR="009E7195" w:rsidRDefault="00A367DA">
      <w:pPr>
        <w:pStyle w:val="BodyText"/>
        <w:spacing w:before="174"/>
        <w:ind w:left="570" w:right="572"/>
        <w:jc w:val="center"/>
      </w:pPr>
      <w:r>
        <w:rPr>
          <w:position w:val="8"/>
          <w:sz w:val="16"/>
        </w:rPr>
        <w:t>1</w:t>
      </w:r>
      <w:r>
        <w:t>Gulf</w:t>
      </w:r>
      <w:r>
        <w:rPr>
          <w:spacing w:val="-2"/>
        </w:rPr>
        <w:t xml:space="preserve"> </w:t>
      </w:r>
      <w:r>
        <w:t>Fisheries</w:t>
      </w:r>
      <w:r>
        <w:rPr>
          <w:spacing w:val="-2"/>
        </w:rPr>
        <w:t xml:space="preserve"> Centre</w:t>
      </w:r>
    </w:p>
    <w:p w14:paraId="5F5909B9" w14:textId="77777777" w:rsidR="009E7195" w:rsidRDefault="00A367DA">
      <w:pPr>
        <w:pStyle w:val="BodyText"/>
        <w:spacing w:before="18" w:line="244" w:lineRule="auto"/>
        <w:ind w:left="2217" w:right="2215"/>
        <w:jc w:val="center"/>
      </w:pPr>
      <w:r>
        <w:t>Fisheries</w:t>
      </w:r>
      <w:r>
        <w:rPr>
          <w:spacing w:val="-16"/>
        </w:rPr>
        <w:t xml:space="preserve"> </w:t>
      </w:r>
      <w:r>
        <w:t>and</w:t>
      </w:r>
      <w:r>
        <w:rPr>
          <w:spacing w:val="-15"/>
        </w:rPr>
        <w:t xml:space="preserve"> </w:t>
      </w:r>
      <w:r>
        <w:t>Oceans</w:t>
      </w:r>
      <w:r>
        <w:rPr>
          <w:spacing w:val="-15"/>
        </w:rPr>
        <w:t xml:space="preserve"> </w:t>
      </w:r>
      <w:r>
        <w:t>Canada,</w:t>
      </w:r>
      <w:r>
        <w:rPr>
          <w:spacing w:val="-16"/>
        </w:rPr>
        <w:t xml:space="preserve"> </w:t>
      </w:r>
      <w:r>
        <w:t>343</w:t>
      </w:r>
      <w:r>
        <w:rPr>
          <w:spacing w:val="-15"/>
        </w:rPr>
        <w:t xml:space="preserve"> </w:t>
      </w:r>
      <w:r>
        <w:t>Université</w:t>
      </w:r>
      <w:r>
        <w:rPr>
          <w:spacing w:val="-15"/>
        </w:rPr>
        <w:t xml:space="preserve"> </w:t>
      </w:r>
      <w:r>
        <w:t xml:space="preserve">Avenue Moncton, New Brunswick, E1C 5K4, Canada </w:t>
      </w:r>
      <w:r>
        <w:rPr>
          <w:position w:val="8"/>
          <w:sz w:val="16"/>
        </w:rPr>
        <w:t>2</w:t>
      </w:r>
      <w:proofErr w:type="spellStart"/>
      <w:r>
        <w:t>Nortwest</w:t>
      </w:r>
      <w:proofErr w:type="spellEnd"/>
      <w:r>
        <w:t xml:space="preserve"> Atlantic Fisheries Centre</w:t>
      </w:r>
    </w:p>
    <w:p w14:paraId="75D6F065" w14:textId="77777777" w:rsidR="009E7195" w:rsidRDefault="00A367DA">
      <w:pPr>
        <w:pStyle w:val="BodyText"/>
        <w:spacing w:before="15"/>
        <w:ind w:left="572" w:right="572"/>
        <w:jc w:val="center"/>
      </w:pPr>
      <w:r>
        <w:t>Fisheries</w:t>
      </w:r>
      <w:r>
        <w:rPr>
          <w:spacing w:val="-6"/>
        </w:rPr>
        <w:t xml:space="preserve"> </w:t>
      </w:r>
      <w:r>
        <w:t>and</w:t>
      </w:r>
      <w:r>
        <w:rPr>
          <w:spacing w:val="-6"/>
        </w:rPr>
        <w:t xml:space="preserve"> </w:t>
      </w:r>
      <w:r>
        <w:t>Oceans</w:t>
      </w:r>
      <w:r>
        <w:rPr>
          <w:spacing w:val="-6"/>
        </w:rPr>
        <w:t xml:space="preserve"> </w:t>
      </w:r>
      <w:r>
        <w:t>Canada,</w:t>
      </w:r>
      <w:r>
        <w:rPr>
          <w:spacing w:val="-6"/>
        </w:rPr>
        <w:t xml:space="preserve"> </w:t>
      </w:r>
      <w:r>
        <w:t>80</w:t>
      </w:r>
      <w:r>
        <w:rPr>
          <w:spacing w:val="-6"/>
        </w:rPr>
        <w:t xml:space="preserve"> </w:t>
      </w:r>
      <w:r>
        <w:t>E</w:t>
      </w:r>
      <w:r>
        <w:rPr>
          <w:spacing w:val="-6"/>
        </w:rPr>
        <w:t xml:space="preserve"> </w:t>
      </w:r>
      <w:r>
        <w:t>White</w:t>
      </w:r>
      <w:r>
        <w:rPr>
          <w:spacing w:val="-6"/>
        </w:rPr>
        <w:t xml:space="preserve"> </w:t>
      </w:r>
      <w:r>
        <w:t>Hills</w:t>
      </w:r>
      <w:r>
        <w:rPr>
          <w:spacing w:val="-6"/>
        </w:rPr>
        <w:t xml:space="preserve"> </w:t>
      </w:r>
      <w:r>
        <w:rPr>
          <w:spacing w:val="-5"/>
        </w:rPr>
        <w:t>Rd</w:t>
      </w:r>
    </w:p>
    <w:p w14:paraId="51D14C00" w14:textId="77777777" w:rsidR="009E7195" w:rsidRDefault="00A367DA">
      <w:pPr>
        <w:pStyle w:val="BodyText"/>
        <w:spacing w:before="18" w:line="250" w:lineRule="exact"/>
        <w:ind w:left="572" w:right="572"/>
        <w:jc w:val="center"/>
      </w:pPr>
      <w:r>
        <w:t>St.</w:t>
      </w:r>
      <w:r>
        <w:rPr>
          <w:spacing w:val="-14"/>
        </w:rPr>
        <w:t xml:space="preserve"> </w:t>
      </w:r>
      <w:r>
        <w:t>John’s,</w:t>
      </w:r>
      <w:r>
        <w:rPr>
          <w:spacing w:val="-13"/>
        </w:rPr>
        <w:t xml:space="preserve"> </w:t>
      </w:r>
      <w:proofErr w:type="gramStart"/>
      <w:r>
        <w:t>Newfoundland</w:t>
      </w:r>
      <w:proofErr w:type="gramEnd"/>
      <w:r>
        <w:rPr>
          <w:spacing w:val="-14"/>
        </w:rPr>
        <w:t xml:space="preserve"> </w:t>
      </w:r>
      <w:r>
        <w:t>and</w:t>
      </w:r>
      <w:r>
        <w:rPr>
          <w:spacing w:val="-13"/>
        </w:rPr>
        <w:t xml:space="preserve"> </w:t>
      </w:r>
      <w:r>
        <w:t>Labrador,</w:t>
      </w:r>
      <w:r>
        <w:rPr>
          <w:spacing w:val="-13"/>
        </w:rPr>
        <w:t xml:space="preserve"> </w:t>
      </w:r>
      <w:r>
        <w:t>A1A</w:t>
      </w:r>
      <w:r>
        <w:rPr>
          <w:spacing w:val="-14"/>
        </w:rPr>
        <w:t xml:space="preserve"> </w:t>
      </w:r>
      <w:r>
        <w:t>5J7,</w:t>
      </w:r>
      <w:r>
        <w:rPr>
          <w:spacing w:val="-13"/>
        </w:rPr>
        <w:t xml:space="preserve"> </w:t>
      </w:r>
      <w:r>
        <w:rPr>
          <w:spacing w:val="-2"/>
        </w:rPr>
        <w:t>Canada</w:t>
      </w:r>
    </w:p>
    <w:p w14:paraId="655D78D6" w14:textId="77777777" w:rsidR="009E7195" w:rsidRDefault="00A367DA">
      <w:pPr>
        <w:pStyle w:val="BodyText"/>
        <w:spacing w:line="256" w:lineRule="auto"/>
        <w:ind w:left="2536" w:right="2228" w:firstLine="603"/>
      </w:pPr>
      <w:r>
        <w:rPr>
          <w:position w:val="8"/>
          <w:sz w:val="16"/>
        </w:rPr>
        <w:t>3</w:t>
      </w:r>
      <w:r>
        <w:t>Bedford Institute of Oceanography Fisheries</w:t>
      </w:r>
      <w:r>
        <w:rPr>
          <w:spacing w:val="-14"/>
        </w:rPr>
        <w:t xml:space="preserve"> </w:t>
      </w:r>
      <w:r>
        <w:t>and</w:t>
      </w:r>
      <w:r>
        <w:rPr>
          <w:spacing w:val="-15"/>
        </w:rPr>
        <w:t xml:space="preserve"> </w:t>
      </w:r>
      <w:r>
        <w:t>Oceans</w:t>
      </w:r>
      <w:r>
        <w:rPr>
          <w:spacing w:val="-14"/>
        </w:rPr>
        <w:t xml:space="preserve"> </w:t>
      </w:r>
      <w:r>
        <w:t>Canada,</w:t>
      </w:r>
      <w:r>
        <w:rPr>
          <w:spacing w:val="-15"/>
        </w:rPr>
        <w:t xml:space="preserve"> </w:t>
      </w:r>
      <w:r>
        <w:t>1</w:t>
      </w:r>
      <w:r>
        <w:rPr>
          <w:spacing w:val="-14"/>
        </w:rPr>
        <w:t xml:space="preserve"> </w:t>
      </w:r>
      <w:r>
        <w:t>Challenger</w:t>
      </w:r>
      <w:r>
        <w:rPr>
          <w:spacing w:val="-15"/>
        </w:rPr>
        <w:t xml:space="preserve"> </w:t>
      </w:r>
      <w:r>
        <w:t>Dr.</w:t>
      </w:r>
    </w:p>
    <w:p w14:paraId="4DF1859B" w14:textId="77777777" w:rsidR="009E7195" w:rsidRDefault="00A367DA">
      <w:pPr>
        <w:pStyle w:val="BodyText"/>
        <w:spacing w:line="250" w:lineRule="exact"/>
        <w:ind w:left="572" w:right="572"/>
        <w:jc w:val="center"/>
      </w:pPr>
      <w:r>
        <w:t>Dartmouth,</w:t>
      </w:r>
      <w:r>
        <w:rPr>
          <w:spacing w:val="-8"/>
        </w:rPr>
        <w:t xml:space="preserve"> </w:t>
      </w:r>
      <w:r>
        <w:t>Nova</w:t>
      </w:r>
      <w:r>
        <w:rPr>
          <w:spacing w:val="-8"/>
        </w:rPr>
        <w:t xml:space="preserve"> </w:t>
      </w:r>
      <w:r>
        <w:t>Scotia,</w:t>
      </w:r>
      <w:r>
        <w:rPr>
          <w:spacing w:val="-8"/>
        </w:rPr>
        <w:t xml:space="preserve"> </w:t>
      </w:r>
      <w:r>
        <w:t>B2Y</w:t>
      </w:r>
      <w:r>
        <w:rPr>
          <w:spacing w:val="-7"/>
        </w:rPr>
        <w:t xml:space="preserve"> </w:t>
      </w:r>
      <w:r>
        <w:t>4A2,</w:t>
      </w:r>
      <w:r>
        <w:rPr>
          <w:spacing w:val="-8"/>
        </w:rPr>
        <w:t xml:space="preserve"> </w:t>
      </w:r>
      <w:r>
        <w:rPr>
          <w:spacing w:val="-2"/>
        </w:rPr>
        <w:t>Canada</w:t>
      </w:r>
    </w:p>
    <w:p w14:paraId="459F594F" w14:textId="77777777" w:rsidR="009E7195" w:rsidRDefault="00A367DA">
      <w:pPr>
        <w:pStyle w:val="BodyText"/>
        <w:spacing w:line="274" w:lineRule="exact"/>
        <w:ind w:left="570" w:right="572"/>
        <w:jc w:val="center"/>
      </w:pPr>
      <w:r>
        <w:rPr>
          <w:position w:val="8"/>
          <w:sz w:val="16"/>
        </w:rPr>
        <w:t>4</w:t>
      </w:r>
      <w:r>
        <w:t>Saint</w:t>
      </w:r>
      <w:r>
        <w:rPr>
          <w:spacing w:val="-8"/>
        </w:rPr>
        <w:t xml:space="preserve"> </w:t>
      </w:r>
      <w:r>
        <w:t>Andrews</w:t>
      </w:r>
      <w:r>
        <w:rPr>
          <w:spacing w:val="-8"/>
        </w:rPr>
        <w:t xml:space="preserve"> </w:t>
      </w:r>
      <w:r>
        <w:t>Biological</w:t>
      </w:r>
      <w:r>
        <w:rPr>
          <w:spacing w:val="-7"/>
        </w:rPr>
        <w:t xml:space="preserve"> </w:t>
      </w:r>
      <w:r>
        <w:rPr>
          <w:spacing w:val="-2"/>
        </w:rPr>
        <w:t>Station</w:t>
      </w:r>
    </w:p>
    <w:p w14:paraId="0D3208EA" w14:textId="77777777" w:rsidR="009E7195" w:rsidRDefault="00A367DA">
      <w:pPr>
        <w:pStyle w:val="BodyText"/>
        <w:spacing w:before="15"/>
        <w:ind w:left="574" w:right="532"/>
        <w:jc w:val="center"/>
      </w:pPr>
      <w:r>
        <w:t>Fisheries</w:t>
      </w:r>
      <w:r>
        <w:rPr>
          <w:spacing w:val="-7"/>
        </w:rPr>
        <w:t xml:space="preserve"> </w:t>
      </w:r>
      <w:r>
        <w:t>and</w:t>
      </w:r>
      <w:r>
        <w:rPr>
          <w:spacing w:val="-7"/>
        </w:rPr>
        <w:t xml:space="preserve"> </w:t>
      </w:r>
      <w:r>
        <w:t>Oceans</w:t>
      </w:r>
      <w:r>
        <w:rPr>
          <w:spacing w:val="-7"/>
        </w:rPr>
        <w:t xml:space="preserve"> </w:t>
      </w:r>
      <w:r>
        <w:t>Canada,</w:t>
      </w:r>
      <w:r>
        <w:rPr>
          <w:spacing w:val="-7"/>
        </w:rPr>
        <w:t xml:space="preserve"> </w:t>
      </w:r>
      <w:r>
        <w:t>125</w:t>
      </w:r>
      <w:r>
        <w:rPr>
          <w:spacing w:val="-7"/>
        </w:rPr>
        <w:t xml:space="preserve"> </w:t>
      </w:r>
      <w:r>
        <w:t>Marine</w:t>
      </w:r>
      <w:r>
        <w:rPr>
          <w:spacing w:val="-6"/>
        </w:rPr>
        <w:t xml:space="preserve"> </w:t>
      </w:r>
      <w:r>
        <w:t>Science</w:t>
      </w:r>
      <w:r>
        <w:rPr>
          <w:spacing w:val="-7"/>
        </w:rPr>
        <w:t xml:space="preserve"> </w:t>
      </w:r>
      <w:r>
        <w:rPr>
          <w:spacing w:val="-5"/>
        </w:rPr>
        <w:t>Dr.</w:t>
      </w:r>
    </w:p>
    <w:p w14:paraId="538CAAFC" w14:textId="77777777" w:rsidR="009E7195" w:rsidRDefault="00A367DA">
      <w:pPr>
        <w:pStyle w:val="BodyText"/>
        <w:spacing w:before="18" w:line="250" w:lineRule="exact"/>
        <w:ind w:left="572" w:right="572"/>
        <w:jc w:val="center"/>
      </w:pPr>
      <w:r>
        <w:t>St.</w:t>
      </w:r>
      <w:r>
        <w:rPr>
          <w:spacing w:val="-11"/>
        </w:rPr>
        <w:t xml:space="preserve"> </w:t>
      </w:r>
      <w:r>
        <w:t>Andrews,</w:t>
      </w:r>
      <w:r>
        <w:rPr>
          <w:spacing w:val="-11"/>
        </w:rPr>
        <w:t xml:space="preserve"> </w:t>
      </w:r>
      <w:r>
        <w:t>New</w:t>
      </w:r>
      <w:r>
        <w:rPr>
          <w:spacing w:val="-11"/>
        </w:rPr>
        <w:t xml:space="preserve"> </w:t>
      </w:r>
      <w:r>
        <w:t>Brunswick,</w:t>
      </w:r>
      <w:r>
        <w:rPr>
          <w:spacing w:val="-11"/>
        </w:rPr>
        <w:t xml:space="preserve"> </w:t>
      </w:r>
      <w:r>
        <w:t>E5B</w:t>
      </w:r>
      <w:r>
        <w:rPr>
          <w:spacing w:val="-10"/>
        </w:rPr>
        <w:t xml:space="preserve"> </w:t>
      </w:r>
      <w:r>
        <w:t>0E4,</w:t>
      </w:r>
      <w:r>
        <w:rPr>
          <w:spacing w:val="-11"/>
        </w:rPr>
        <w:t xml:space="preserve"> </w:t>
      </w:r>
      <w:r>
        <w:rPr>
          <w:spacing w:val="-2"/>
        </w:rPr>
        <w:t>Canada</w:t>
      </w:r>
    </w:p>
    <w:p w14:paraId="5688654E" w14:textId="77777777" w:rsidR="009E7195" w:rsidRDefault="00A367DA">
      <w:pPr>
        <w:pStyle w:val="BodyText"/>
        <w:spacing w:line="274" w:lineRule="exact"/>
        <w:ind w:left="572" w:right="572"/>
        <w:jc w:val="center"/>
      </w:pPr>
      <w:r>
        <w:rPr>
          <w:position w:val="8"/>
          <w:sz w:val="16"/>
        </w:rPr>
        <w:t>5</w:t>
      </w:r>
      <w:proofErr w:type="spellStart"/>
      <w:r>
        <w:t>Insti</w:t>
      </w:r>
      <w:r>
        <w:t>tut</w:t>
      </w:r>
      <w:proofErr w:type="spellEnd"/>
      <w:r>
        <w:rPr>
          <w:spacing w:val="-3"/>
        </w:rPr>
        <w:t xml:space="preserve"> </w:t>
      </w:r>
      <w:r>
        <w:t>Maurice</w:t>
      </w:r>
      <w:r>
        <w:rPr>
          <w:spacing w:val="-3"/>
        </w:rPr>
        <w:t xml:space="preserve"> </w:t>
      </w:r>
      <w:r>
        <w:rPr>
          <w:spacing w:val="-2"/>
        </w:rPr>
        <w:t>Lamontagne</w:t>
      </w:r>
    </w:p>
    <w:p w14:paraId="49A3406B" w14:textId="77777777" w:rsidR="009E7195" w:rsidRDefault="00A367DA">
      <w:pPr>
        <w:pStyle w:val="BodyText"/>
        <w:spacing w:before="18" w:line="244" w:lineRule="auto"/>
        <w:ind w:left="2439" w:right="2433"/>
        <w:jc w:val="center"/>
      </w:pPr>
      <w:r>
        <w:t>Fisheries</w:t>
      </w:r>
      <w:r>
        <w:rPr>
          <w:spacing w:val="-10"/>
        </w:rPr>
        <w:t xml:space="preserve"> </w:t>
      </w:r>
      <w:r>
        <w:t>and</w:t>
      </w:r>
      <w:r>
        <w:rPr>
          <w:spacing w:val="-10"/>
        </w:rPr>
        <w:t xml:space="preserve"> </w:t>
      </w:r>
      <w:r>
        <w:t>Oceans</w:t>
      </w:r>
      <w:r>
        <w:rPr>
          <w:spacing w:val="-10"/>
        </w:rPr>
        <w:t xml:space="preserve"> </w:t>
      </w:r>
      <w:r>
        <w:t>Canada,</w:t>
      </w:r>
      <w:r>
        <w:rPr>
          <w:spacing w:val="-10"/>
        </w:rPr>
        <w:t xml:space="preserve"> </w:t>
      </w:r>
      <w:r>
        <w:t>850</w:t>
      </w:r>
      <w:r>
        <w:rPr>
          <w:spacing w:val="-10"/>
        </w:rPr>
        <w:t xml:space="preserve"> </w:t>
      </w:r>
      <w:proofErr w:type="spellStart"/>
      <w:r>
        <w:t>Rte</w:t>
      </w:r>
      <w:proofErr w:type="spellEnd"/>
      <w:r>
        <w:rPr>
          <w:spacing w:val="-10"/>
        </w:rPr>
        <w:t xml:space="preserve"> </w:t>
      </w:r>
      <w:r>
        <w:t>de</w:t>
      </w:r>
      <w:r>
        <w:rPr>
          <w:spacing w:val="-10"/>
        </w:rPr>
        <w:t xml:space="preserve"> </w:t>
      </w:r>
      <w:r>
        <w:t>la</w:t>
      </w:r>
      <w:r>
        <w:rPr>
          <w:spacing w:val="-10"/>
        </w:rPr>
        <w:t xml:space="preserve"> </w:t>
      </w:r>
      <w:r>
        <w:t>Mer Mont-</w:t>
      </w:r>
      <w:proofErr w:type="spellStart"/>
      <w:r>
        <w:t>Joli</w:t>
      </w:r>
      <w:proofErr w:type="spellEnd"/>
      <w:r>
        <w:t xml:space="preserve">, Québec, QC G5H 3Z4, Canada </w:t>
      </w:r>
      <w:r>
        <w:rPr>
          <w:position w:val="8"/>
          <w:sz w:val="16"/>
        </w:rPr>
        <w:t>6</w:t>
      </w:r>
      <w:r>
        <w:t>Freshwater Institute</w:t>
      </w:r>
    </w:p>
    <w:p w14:paraId="16EB35F8" w14:textId="77777777" w:rsidR="009E7195" w:rsidRDefault="00A367DA">
      <w:pPr>
        <w:pStyle w:val="BodyText"/>
        <w:spacing w:before="16" w:line="256" w:lineRule="auto"/>
        <w:ind w:left="2223" w:right="2221"/>
        <w:jc w:val="center"/>
      </w:pPr>
      <w:r>
        <w:t>Fisheries</w:t>
      </w:r>
      <w:r>
        <w:rPr>
          <w:spacing w:val="-16"/>
        </w:rPr>
        <w:t xml:space="preserve"> </w:t>
      </w:r>
      <w:r>
        <w:t>and</w:t>
      </w:r>
      <w:r>
        <w:rPr>
          <w:spacing w:val="-15"/>
        </w:rPr>
        <w:t xml:space="preserve"> </w:t>
      </w:r>
      <w:r>
        <w:t>Oceans</w:t>
      </w:r>
      <w:r>
        <w:rPr>
          <w:spacing w:val="-15"/>
        </w:rPr>
        <w:t xml:space="preserve"> </w:t>
      </w:r>
      <w:r>
        <w:t>Canada,</w:t>
      </w:r>
      <w:r>
        <w:rPr>
          <w:spacing w:val="-16"/>
        </w:rPr>
        <w:t xml:space="preserve"> </w:t>
      </w:r>
      <w:r>
        <w:t>501</w:t>
      </w:r>
      <w:r>
        <w:rPr>
          <w:spacing w:val="-15"/>
        </w:rPr>
        <w:t xml:space="preserve"> </w:t>
      </w:r>
      <w:r>
        <w:t>University</w:t>
      </w:r>
      <w:r>
        <w:rPr>
          <w:spacing w:val="-15"/>
        </w:rPr>
        <w:t xml:space="preserve"> </w:t>
      </w:r>
      <w:r>
        <w:t>Avenue Winnipeg, Manitoba, R3T 2N6, Canada</w:t>
      </w:r>
    </w:p>
    <w:p w14:paraId="5882308D" w14:textId="77777777" w:rsidR="009E7195" w:rsidRDefault="00A367DA">
      <w:pPr>
        <w:pStyle w:val="BodyText"/>
        <w:spacing w:line="254" w:lineRule="exact"/>
        <w:ind w:left="570" w:right="572"/>
        <w:jc w:val="center"/>
      </w:pPr>
      <w:r>
        <w:rPr>
          <w:position w:val="8"/>
          <w:sz w:val="16"/>
        </w:rPr>
        <w:t>7</w:t>
      </w:r>
      <w:r>
        <w:t>Pacific</w:t>
      </w:r>
      <w:r>
        <w:rPr>
          <w:spacing w:val="-10"/>
        </w:rPr>
        <w:t xml:space="preserve"> </w:t>
      </w:r>
      <w:r>
        <w:t>Biological</w:t>
      </w:r>
      <w:r>
        <w:rPr>
          <w:spacing w:val="-9"/>
        </w:rPr>
        <w:t xml:space="preserve"> </w:t>
      </w:r>
      <w:r>
        <w:rPr>
          <w:spacing w:val="-2"/>
        </w:rPr>
        <w:t>Station</w:t>
      </w:r>
    </w:p>
    <w:p w14:paraId="158D79AD" w14:textId="77777777" w:rsidR="009E7195" w:rsidRDefault="00A367DA">
      <w:pPr>
        <w:pStyle w:val="BodyText"/>
        <w:spacing w:before="18" w:line="256" w:lineRule="auto"/>
        <w:ind w:left="2023" w:right="2021"/>
        <w:jc w:val="center"/>
      </w:pPr>
      <w:r>
        <w:t>Fisheries</w:t>
      </w:r>
      <w:r>
        <w:rPr>
          <w:spacing w:val="-13"/>
        </w:rPr>
        <w:t xml:space="preserve"> </w:t>
      </w:r>
      <w:r>
        <w:t>and</w:t>
      </w:r>
      <w:r>
        <w:rPr>
          <w:spacing w:val="-13"/>
        </w:rPr>
        <w:t xml:space="preserve"> </w:t>
      </w:r>
      <w:r>
        <w:t>Oceans</w:t>
      </w:r>
      <w:r>
        <w:rPr>
          <w:spacing w:val="-13"/>
        </w:rPr>
        <w:t xml:space="preserve"> </w:t>
      </w:r>
      <w:r>
        <w:t>Canada,</w:t>
      </w:r>
      <w:r>
        <w:rPr>
          <w:spacing w:val="-13"/>
        </w:rPr>
        <w:t xml:space="preserve"> </w:t>
      </w:r>
      <w:r>
        <w:t>3190</w:t>
      </w:r>
      <w:r>
        <w:rPr>
          <w:spacing w:val="-13"/>
        </w:rPr>
        <w:t xml:space="preserve"> </w:t>
      </w:r>
      <w:r>
        <w:t>Hammond</w:t>
      </w:r>
      <w:r>
        <w:rPr>
          <w:spacing w:val="-13"/>
        </w:rPr>
        <w:t xml:space="preserve"> </w:t>
      </w:r>
      <w:r>
        <w:t>Bay</w:t>
      </w:r>
      <w:r>
        <w:rPr>
          <w:spacing w:val="-13"/>
        </w:rPr>
        <w:t xml:space="preserve"> </w:t>
      </w:r>
      <w:r>
        <w:t>Road Nanaimo, British Columbia, V9T 6N7, Canada</w:t>
      </w:r>
    </w:p>
    <w:p w14:paraId="6F819D43" w14:textId="77777777" w:rsidR="009E7195" w:rsidRDefault="009E7195">
      <w:pPr>
        <w:spacing w:line="256" w:lineRule="auto"/>
        <w:jc w:val="center"/>
        <w:sectPr w:rsidR="009E7195">
          <w:pgSz w:w="12240" w:h="15840"/>
          <w:pgMar w:top="1400" w:right="1280" w:bottom="280" w:left="1280" w:header="720" w:footer="720" w:gutter="0"/>
          <w:cols w:space="720"/>
        </w:sectPr>
      </w:pPr>
    </w:p>
    <w:p w14:paraId="5A7B151D" w14:textId="77777777" w:rsidR="009E7195" w:rsidRDefault="009E7195">
      <w:pPr>
        <w:pStyle w:val="BodyText"/>
        <w:rPr>
          <w:sz w:val="20"/>
        </w:rPr>
      </w:pPr>
    </w:p>
    <w:p w14:paraId="3EE5EA74" w14:textId="77777777" w:rsidR="009E7195" w:rsidRDefault="009E7195">
      <w:pPr>
        <w:pStyle w:val="BodyText"/>
        <w:rPr>
          <w:sz w:val="20"/>
        </w:rPr>
      </w:pPr>
    </w:p>
    <w:p w14:paraId="156033B8" w14:textId="77777777" w:rsidR="009E7195" w:rsidRDefault="009E7195">
      <w:pPr>
        <w:pStyle w:val="BodyText"/>
        <w:rPr>
          <w:sz w:val="20"/>
        </w:rPr>
      </w:pPr>
    </w:p>
    <w:p w14:paraId="26ACC993" w14:textId="77777777" w:rsidR="009E7195" w:rsidRDefault="009E7195">
      <w:pPr>
        <w:pStyle w:val="BodyText"/>
        <w:rPr>
          <w:sz w:val="20"/>
        </w:rPr>
      </w:pPr>
    </w:p>
    <w:p w14:paraId="4DBDDAED" w14:textId="77777777" w:rsidR="009E7195" w:rsidRDefault="009E7195">
      <w:pPr>
        <w:pStyle w:val="BodyText"/>
        <w:rPr>
          <w:sz w:val="20"/>
        </w:rPr>
      </w:pPr>
    </w:p>
    <w:p w14:paraId="07849DBA" w14:textId="77777777" w:rsidR="009E7195" w:rsidRDefault="009E7195">
      <w:pPr>
        <w:pStyle w:val="BodyText"/>
        <w:rPr>
          <w:sz w:val="20"/>
        </w:rPr>
      </w:pPr>
    </w:p>
    <w:p w14:paraId="05A3A411" w14:textId="77777777" w:rsidR="009E7195" w:rsidRDefault="009E7195">
      <w:pPr>
        <w:pStyle w:val="BodyText"/>
        <w:rPr>
          <w:sz w:val="20"/>
        </w:rPr>
      </w:pPr>
    </w:p>
    <w:p w14:paraId="71D9DC31" w14:textId="77777777" w:rsidR="009E7195" w:rsidRDefault="009E7195">
      <w:pPr>
        <w:pStyle w:val="BodyText"/>
        <w:rPr>
          <w:sz w:val="20"/>
        </w:rPr>
      </w:pPr>
    </w:p>
    <w:p w14:paraId="4DE13099" w14:textId="77777777" w:rsidR="009E7195" w:rsidRDefault="009E7195">
      <w:pPr>
        <w:pStyle w:val="BodyText"/>
        <w:rPr>
          <w:sz w:val="20"/>
        </w:rPr>
      </w:pPr>
    </w:p>
    <w:p w14:paraId="53122D88" w14:textId="77777777" w:rsidR="009E7195" w:rsidRDefault="009E7195">
      <w:pPr>
        <w:pStyle w:val="BodyText"/>
        <w:rPr>
          <w:sz w:val="20"/>
        </w:rPr>
      </w:pPr>
    </w:p>
    <w:p w14:paraId="7B698CF9" w14:textId="77777777" w:rsidR="009E7195" w:rsidRDefault="009E7195">
      <w:pPr>
        <w:pStyle w:val="BodyText"/>
        <w:rPr>
          <w:sz w:val="20"/>
        </w:rPr>
      </w:pPr>
    </w:p>
    <w:p w14:paraId="1B52331B" w14:textId="77777777" w:rsidR="009E7195" w:rsidRDefault="009E7195">
      <w:pPr>
        <w:pStyle w:val="BodyText"/>
        <w:rPr>
          <w:sz w:val="20"/>
        </w:rPr>
      </w:pPr>
    </w:p>
    <w:p w14:paraId="3B7F5605" w14:textId="77777777" w:rsidR="009E7195" w:rsidRDefault="009E7195">
      <w:pPr>
        <w:pStyle w:val="BodyText"/>
        <w:rPr>
          <w:sz w:val="20"/>
        </w:rPr>
      </w:pPr>
    </w:p>
    <w:p w14:paraId="1F13D509" w14:textId="77777777" w:rsidR="009E7195" w:rsidRDefault="009E7195">
      <w:pPr>
        <w:pStyle w:val="BodyText"/>
        <w:rPr>
          <w:sz w:val="20"/>
        </w:rPr>
      </w:pPr>
    </w:p>
    <w:p w14:paraId="56E07E3A" w14:textId="77777777" w:rsidR="009E7195" w:rsidRDefault="009E7195">
      <w:pPr>
        <w:pStyle w:val="BodyText"/>
        <w:rPr>
          <w:sz w:val="20"/>
        </w:rPr>
      </w:pPr>
    </w:p>
    <w:p w14:paraId="7D576D9A" w14:textId="77777777" w:rsidR="009E7195" w:rsidRDefault="009E7195">
      <w:pPr>
        <w:pStyle w:val="BodyText"/>
        <w:rPr>
          <w:sz w:val="20"/>
        </w:rPr>
      </w:pPr>
    </w:p>
    <w:p w14:paraId="1E14BAC9" w14:textId="77777777" w:rsidR="009E7195" w:rsidRDefault="009E7195">
      <w:pPr>
        <w:pStyle w:val="BodyText"/>
        <w:rPr>
          <w:sz w:val="20"/>
        </w:rPr>
      </w:pPr>
    </w:p>
    <w:p w14:paraId="1C4E8504" w14:textId="77777777" w:rsidR="009E7195" w:rsidRDefault="009E7195">
      <w:pPr>
        <w:pStyle w:val="BodyText"/>
        <w:rPr>
          <w:sz w:val="20"/>
        </w:rPr>
      </w:pPr>
    </w:p>
    <w:p w14:paraId="0B51B5AF" w14:textId="77777777" w:rsidR="009E7195" w:rsidRDefault="009E7195">
      <w:pPr>
        <w:pStyle w:val="BodyText"/>
        <w:rPr>
          <w:sz w:val="20"/>
        </w:rPr>
      </w:pPr>
    </w:p>
    <w:p w14:paraId="58B3BC23" w14:textId="77777777" w:rsidR="009E7195" w:rsidRDefault="009E7195">
      <w:pPr>
        <w:pStyle w:val="BodyText"/>
        <w:rPr>
          <w:sz w:val="20"/>
        </w:rPr>
      </w:pPr>
    </w:p>
    <w:p w14:paraId="02456216" w14:textId="77777777" w:rsidR="009E7195" w:rsidRDefault="009E7195">
      <w:pPr>
        <w:pStyle w:val="BodyText"/>
        <w:rPr>
          <w:sz w:val="20"/>
        </w:rPr>
      </w:pPr>
    </w:p>
    <w:p w14:paraId="3AD09187" w14:textId="77777777" w:rsidR="009E7195" w:rsidRDefault="009E7195">
      <w:pPr>
        <w:pStyle w:val="BodyText"/>
        <w:rPr>
          <w:sz w:val="20"/>
        </w:rPr>
      </w:pPr>
    </w:p>
    <w:p w14:paraId="6E6BAFF9" w14:textId="77777777" w:rsidR="009E7195" w:rsidRDefault="009E7195">
      <w:pPr>
        <w:pStyle w:val="BodyText"/>
        <w:rPr>
          <w:sz w:val="20"/>
        </w:rPr>
      </w:pPr>
    </w:p>
    <w:p w14:paraId="344AE2B0" w14:textId="77777777" w:rsidR="009E7195" w:rsidRDefault="009E7195">
      <w:pPr>
        <w:pStyle w:val="BodyText"/>
        <w:rPr>
          <w:sz w:val="20"/>
        </w:rPr>
      </w:pPr>
    </w:p>
    <w:p w14:paraId="37E73DE6" w14:textId="77777777" w:rsidR="009E7195" w:rsidRDefault="009E7195">
      <w:pPr>
        <w:pStyle w:val="BodyText"/>
        <w:rPr>
          <w:sz w:val="20"/>
        </w:rPr>
      </w:pPr>
    </w:p>
    <w:p w14:paraId="3D3E70BA" w14:textId="77777777" w:rsidR="009E7195" w:rsidRDefault="009E7195">
      <w:pPr>
        <w:pStyle w:val="BodyText"/>
        <w:rPr>
          <w:sz w:val="20"/>
        </w:rPr>
      </w:pPr>
    </w:p>
    <w:p w14:paraId="1F77770C" w14:textId="77777777" w:rsidR="009E7195" w:rsidRDefault="009E7195">
      <w:pPr>
        <w:pStyle w:val="BodyText"/>
        <w:rPr>
          <w:sz w:val="20"/>
        </w:rPr>
      </w:pPr>
    </w:p>
    <w:p w14:paraId="451EDB47" w14:textId="77777777" w:rsidR="009E7195" w:rsidRDefault="009E7195">
      <w:pPr>
        <w:pStyle w:val="BodyText"/>
        <w:rPr>
          <w:sz w:val="20"/>
        </w:rPr>
      </w:pPr>
    </w:p>
    <w:p w14:paraId="4BCF1D6A" w14:textId="77777777" w:rsidR="009E7195" w:rsidRDefault="009E7195">
      <w:pPr>
        <w:pStyle w:val="BodyText"/>
        <w:rPr>
          <w:sz w:val="20"/>
        </w:rPr>
      </w:pPr>
    </w:p>
    <w:p w14:paraId="63A8578D" w14:textId="77777777" w:rsidR="009E7195" w:rsidRDefault="009E7195">
      <w:pPr>
        <w:pStyle w:val="BodyText"/>
        <w:rPr>
          <w:sz w:val="20"/>
        </w:rPr>
      </w:pPr>
    </w:p>
    <w:p w14:paraId="4C33B994" w14:textId="77777777" w:rsidR="009E7195" w:rsidRDefault="009E7195">
      <w:pPr>
        <w:pStyle w:val="BodyText"/>
        <w:rPr>
          <w:sz w:val="20"/>
        </w:rPr>
      </w:pPr>
    </w:p>
    <w:p w14:paraId="7763382E" w14:textId="77777777" w:rsidR="009E7195" w:rsidRDefault="009E7195">
      <w:pPr>
        <w:pStyle w:val="BodyText"/>
        <w:rPr>
          <w:sz w:val="20"/>
        </w:rPr>
      </w:pPr>
    </w:p>
    <w:p w14:paraId="346F3F9D" w14:textId="77777777" w:rsidR="009E7195" w:rsidRDefault="009E7195">
      <w:pPr>
        <w:pStyle w:val="BodyText"/>
        <w:rPr>
          <w:sz w:val="20"/>
        </w:rPr>
      </w:pPr>
    </w:p>
    <w:p w14:paraId="2AE82A1A" w14:textId="77777777" w:rsidR="009E7195" w:rsidRDefault="009E7195">
      <w:pPr>
        <w:pStyle w:val="BodyText"/>
        <w:rPr>
          <w:sz w:val="20"/>
        </w:rPr>
      </w:pPr>
    </w:p>
    <w:p w14:paraId="27A3E689" w14:textId="77777777" w:rsidR="009E7195" w:rsidRDefault="009E7195">
      <w:pPr>
        <w:pStyle w:val="BodyText"/>
        <w:rPr>
          <w:sz w:val="20"/>
        </w:rPr>
      </w:pPr>
    </w:p>
    <w:p w14:paraId="55CFED5C" w14:textId="77777777" w:rsidR="009E7195" w:rsidRDefault="009E7195">
      <w:pPr>
        <w:pStyle w:val="BodyText"/>
        <w:rPr>
          <w:sz w:val="20"/>
        </w:rPr>
      </w:pPr>
    </w:p>
    <w:p w14:paraId="24D1C93A" w14:textId="77777777" w:rsidR="009E7195" w:rsidRDefault="009E7195">
      <w:pPr>
        <w:pStyle w:val="BodyText"/>
        <w:rPr>
          <w:sz w:val="20"/>
        </w:rPr>
      </w:pPr>
    </w:p>
    <w:p w14:paraId="1F2171A4" w14:textId="77777777" w:rsidR="009E7195" w:rsidRDefault="009E7195">
      <w:pPr>
        <w:pStyle w:val="BodyText"/>
        <w:rPr>
          <w:sz w:val="20"/>
        </w:rPr>
      </w:pPr>
    </w:p>
    <w:p w14:paraId="61116390" w14:textId="77777777" w:rsidR="009E7195" w:rsidRDefault="009E7195">
      <w:pPr>
        <w:pStyle w:val="BodyText"/>
        <w:rPr>
          <w:sz w:val="20"/>
        </w:rPr>
      </w:pPr>
    </w:p>
    <w:p w14:paraId="732573FC" w14:textId="77777777" w:rsidR="009E7195" w:rsidRDefault="009E7195">
      <w:pPr>
        <w:pStyle w:val="BodyText"/>
        <w:spacing w:before="3"/>
      </w:pPr>
    </w:p>
    <w:p w14:paraId="7EDF813B" w14:textId="77777777" w:rsidR="009E7195" w:rsidRDefault="00A367DA">
      <w:pPr>
        <w:pStyle w:val="BodyText"/>
        <w:tabs>
          <w:tab w:val="left" w:pos="5068"/>
          <w:tab w:val="left" w:pos="5916"/>
        </w:tabs>
        <w:spacing w:before="102" w:line="256" w:lineRule="auto"/>
        <w:ind w:left="2150" w:right="2148" w:firstLine="347"/>
      </w:pPr>
      <w:r>
        <w:t>© His Majesty the King in Right of Canada, 2023 Cat. No. Fs97-6/</w:t>
      </w:r>
      <w:proofErr w:type="spellStart"/>
      <w:r>
        <w:t>nnnE</w:t>
      </w:r>
      <w:proofErr w:type="spellEnd"/>
      <w:r>
        <w:t>-PDF</w:t>
      </w:r>
      <w:r>
        <w:tab/>
      </w:r>
      <w:r>
        <w:rPr>
          <w:spacing w:val="-4"/>
        </w:rPr>
        <w:t>ISBN</w:t>
      </w:r>
      <w:r>
        <w:tab/>
      </w:r>
      <w:r>
        <w:rPr>
          <w:spacing w:val="-2"/>
        </w:rPr>
        <w:t>ISSN</w:t>
      </w:r>
      <w:r>
        <w:rPr>
          <w:spacing w:val="-14"/>
        </w:rPr>
        <w:t xml:space="preserve"> </w:t>
      </w:r>
      <w:r>
        <w:rPr>
          <w:spacing w:val="-2"/>
        </w:rPr>
        <w:t>1488-5379</w:t>
      </w:r>
    </w:p>
    <w:p w14:paraId="5F6DA9D8" w14:textId="77777777" w:rsidR="009E7195" w:rsidRDefault="009E7195">
      <w:pPr>
        <w:pStyle w:val="BodyText"/>
        <w:rPr>
          <w:sz w:val="26"/>
        </w:rPr>
      </w:pPr>
    </w:p>
    <w:p w14:paraId="0D19B597" w14:textId="77777777" w:rsidR="009E7195" w:rsidRDefault="009E7195">
      <w:pPr>
        <w:pStyle w:val="BodyText"/>
        <w:spacing w:before="3"/>
        <w:rPr>
          <w:sz w:val="35"/>
        </w:rPr>
      </w:pPr>
    </w:p>
    <w:p w14:paraId="2E580779" w14:textId="77777777" w:rsidR="009E7195" w:rsidRDefault="00A367DA">
      <w:pPr>
        <w:pStyle w:val="BodyText"/>
        <w:ind w:left="159"/>
      </w:pPr>
      <w:r>
        <w:t>Correct</w:t>
      </w:r>
      <w:r>
        <w:rPr>
          <w:spacing w:val="-8"/>
        </w:rPr>
        <w:t xml:space="preserve"> </w:t>
      </w:r>
      <w:r>
        <w:t>citation</w:t>
      </w:r>
      <w:r>
        <w:rPr>
          <w:spacing w:val="-8"/>
        </w:rPr>
        <w:t xml:space="preserve"> </w:t>
      </w:r>
      <w:r>
        <w:t>for</w:t>
      </w:r>
      <w:r>
        <w:rPr>
          <w:spacing w:val="-8"/>
        </w:rPr>
        <w:t xml:space="preserve"> </w:t>
      </w:r>
      <w:r>
        <w:t>this</w:t>
      </w:r>
      <w:r>
        <w:rPr>
          <w:spacing w:val="-8"/>
        </w:rPr>
        <w:t xml:space="preserve"> </w:t>
      </w:r>
      <w:r>
        <w:rPr>
          <w:spacing w:val="-2"/>
        </w:rPr>
        <w:t>publication:</w:t>
      </w:r>
    </w:p>
    <w:p w14:paraId="0223677B" w14:textId="77777777" w:rsidR="009E7195" w:rsidRDefault="009E7195">
      <w:pPr>
        <w:pStyle w:val="BodyText"/>
        <w:rPr>
          <w:sz w:val="26"/>
        </w:rPr>
      </w:pPr>
    </w:p>
    <w:p w14:paraId="234587D7" w14:textId="77777777" w:rsidR="009E7195" w:rsidRDefault="00A367DA">
      <w:pPr>
        <w:pStyle w:val="BodyText"/>
        <w:spacing w:before="164" w:line="256" w:lineRule="auto"/>
        <w:ind w:left="371" w:right="107" w:hanging="212"/>
      </w:pPr>
      <w:r>
        <w:t xml:space="preserve">Ricard, D., </w:t>
      </w:r>
      <w:proofErr w:type="spellStart"/>
      <w:r>
        <w:t>Adamack</w:t>
      </w:r>
      <w:proofErr w:type="spellEnd"/>
      <w:r>
        <w:t xml:space="preserve">, A., Burbank, J., Comeau, P., Daigle, A., </w:t>
      </w:r>
      <w:proofErr w:type="spellStart"/>
      <w:r>
        <w:t>Debertin</w:t>
      </w:r>
      <w:proofErr w:type="spellEnd"/>
      <w:r>
        <w:t>, A., Emond, K., Loewen, T.,</w:t>
      </w:r>
      <w:r>
        <w:rPr>
          <w:spacing w:val="-10"/>
        </w:rPr>
        <w:t xml:space="preserve"> </w:t>
      </w:r>
      <w:r>
        <w:t>Puncher,</w:t>
      </w:r>
      <w:r>
        <w:rPr>
          <w:spacing w:val="-10"/>
        </w:rPr>
        <w:t xml:space="preserve"> </w:t>
      </w:r>
      <w:r>
        <w:t>G.,</w:t>
      </w:r>
      <w:r>
        <w:rPr>
          <w:spacing w:val="-10"/>
        </w:rPr>
        <w:t xml:space="preserve"> </w:t>
      </w:r>
      <w:r>
        <w:t>Rolland,</w:t>
      </w:r>
      <w:r>
        <w:rPr>
          <w:spacing w:val="-10"/>
        </w:rPr>
        <w:t xml:space="preserve"> </w:t>
      </w:r>
      <w:r>
        <w:t>N.,</w:t>
      </w:r>
      <w:r>
        <w:rPr>
          <w:spacing w:val="-10"/>
        </w:rPr>
        <w:t xml:space="preserve"> </w:t>
      </w:r>
      <w:r>
        <w:t>Schofield,</w:t>
      </w:r>
      <w:r>
        <w:rPr>
          <w:spacing w:val="-10"/>
        </w:rPr>
        <w:t xml:space="preserve"> </w:t>
      </w:r>
      <w:r>
        <w:t>M.,</w:t>
      </w:r>
      <w:r>
        <w:rPr>
          <w:spacing w:val="-10"/>
        </w:rPr>
        <w:t xml:space="preserve"> </w:t>
      </w:r>
      <w:r>
        <w:t>Smith,</w:t>
      </w:r>
      <w:r>
        <w:rPr>
          <w:spacing w:val="-10"/>
        </w:rPr>
        <w:t xml:space="preserve"> </w:t>
      </w:r>
      <w:r>
        <w:t>A.,</w:t>
      </w:r>
      <w:r>
        <w:rPr>
          <w:spacing w:val="-10"/>
        </w:rPr>
        <w:t xml:space="preserve"> </w:t>
      </w:r>
      <w:r>
        <w:t>Sylvain,</w:t>
      </w:r>
      <w:r>
        <w:rPr>
          <w:spacing w:val="-10"/>
        </w:rPr>
        <w:t xml:space="preserve"> </w:t>
      </w:r>
      <w:r>
        <w:t>F.-É.</w:t>
      </w:r>
      <w:r>
        <w:rPr>
          <w:spacing w:val="-10"/>
        </w:rPr>
        <w:t xml:space="preserve"> </w:t>
      </w:r>
      <w:r>
        <w:t>and</w:t>
      </w:r>
      <w:r>
        <w:rPr>
          <w:spacing w:val="-10"/>
        </w:rPr>
        <w:t xml:space="preserve"> </w:t>
      </w:r>
      <w:proofErr w:type="spellStart"/>
      <w:r>
        <w:t>Wischniowski</w:t>
      </w:r>
      <w:proofErr w:type="spellEnd"/>
      <w:r>
        <w:t>,</w:t>
      </w:r>
      <w:r>
        <w:rPr>
          <w:spacing w:val="-10"/>
        </w:rPr>
        <w:t xml:space="preserve"> </w:t>
      </w:r>
      <w:r>
        <w:t>S.</w:t>
      </w:r>
      <w:r>
        <w:rPr>
          <w:spacing w:val="-10"/>
        </w:rPr>
        <w:t xml:space="preserve"> </w:t>
      </w:r>
      <w:r>
        <w:t>2023. Proceedings of the Technical Expertise in Stock Assessment (TESA) national workshop on Best</w:t>
      </w:r>
      <w:r>
        <w:rPr>
          <w:spacing w:val="-5"/>
        </w:rPr>
        <w:t xml:space="preserve"> </w:t>
      </w:r>
      <w:proofErr w:type="spellStart"/>
      <w:r>
        <w:t>pratices</w:t>
      </w:r>
      <w:proofErr w:type="spellEnd"/>
      <w:r>
        <w:rPr>
          <w:spacing w:val="-5"/>
        </w:rPr>
        <w:t xml:space="preserve"> </w:t>
      </w:r>
      <w:r>
        <w:t>in</w:t>
      </w:r>
      <w:r>
        <w:rPr>
          <w:spacing w:val="-5"/>
        </w:rPr>
        <w:t xml:space="preserve"> </w:t>
      </w:r>
      <w:r>
        <w:t>age</w:t>
      </w:r>
      <w:r>
        <w:rPr>
          <w:spacing w:val="-5"/>
        </w:rPr>
        <w:t xml:space="preserve"> </w:t>
      </w:r>
      <w:r>
        <w:t>estimation,</w:t>
      </w:r>
      <w:r>
        <w:rPr>
          <w:spacing w:val="-5"/>
        </w:rPr>
        <w:t xml:space="preserve"> </w:t>
      </w:r>
      <w:r>
        <w:t>31</w:t>
      </w:r>
      <w:r>
        <w:rPr>
          <w:spacing w:val="-5"/>
        </w:rPr>
        <w:t xml:space="preserve"> </w:t>
      </w:r>
      <w:r>
        <w:t>January,</w:t>
      </w:r>
      <w:r>
        <w:rPr>
          <w:spacing w:val="-5"/>
        </w:rPr>
        <w:t xml:space="preserve"> </w:t>
      </w:r>
      <w:r>
        <w:t>01-02</w:t>
      </w:r>
      <w:r>
        <w:rPr>
          <w:spacing w:val="-5"/>
        </w:rPr>
        <w:t xml:space="preserve"> </w:t>
      </w:r>
      <w:r>
        <w:t>February</w:t>
      </w:r>
      <w:r>
        <w:rPr>
          <w:spacing w:val="-5"/>
        </w:rPr>
        <w:t xml:space="preserve"> </w:t>
      </w:r>
      <w:r>
        <w:t>2023</w:t>
      </w:r>
      <w:r>
        <w:rPr>
          <w:spacing w:val="-5"/>
        </w:rPr>
        <w:t xml:space="preserve"> </w:t>
      </w:r>
      <w:r>
        <w:t>in</w:t>
      </w:r>
      <w:r>
        <w:rPr>
          <w:spacing w:val="-5"/>
        </w:rPr>
        <w:t xml:space="preserve"> </w:t>
      </w:r>
      <w:r>
        <w:t>Moncton,</w:t>
      </w:r>
      <w:r>
        <w:rPr>
          <w:spacing w:val="-5"/>
        </w:rPr>
        <w:t xml:space="preserve"> </w:t>
      </w:r>
      <w:r>
        <w:t>New</w:t>
      </w:r>
      <w:r>
        <w:rPr>
          <w:spacing w:val="-5"/>
        </w:rPr>
        <w:t xml:space="preserve"> </w:t>
      </w:r>
      <w:r>
        <w:t xml:space="preserve">Brunswick. Can. Tech. Rep. Fish. </w:t>
      </w:r>
      <w:proofErr w:type="spellStart"/>
      <w:r>
        <w:t>Aquat</w:t>
      </w:r>
      <w:proofErr w:type="spellEnd"/>
      <w:r>
        <w:t xml:space="preserve">. Sci. </w:t>
      </w:r>
      <w:proofErr w:type="spellStart"/>
      <w:r>
        <w:t>nnn</w:t>
      </w:r>
      <w:proofErr w:type="spellEnd"/>
      <w:r>
        <w:t xml:space="preserve">: </w:t>
      </w:r>
      <w:hyperlink w:anchor="_bookmark1" w:history="1">
        <w:r>
          <w:t>vi</w:t>
        </w:r>
      </w:hyperlink>
      <w:r>
        <w:rPr>
          <w:spacing w:val="-21"/>
        </w:rPr>
        <w:t xml:space="preserve"> </w:t>
      </w:r>
      <w:r>
        <w:t>+</w:t>
      </w:r>
      <w:r>
        <w:rPr>
          <w:spacing w:val="-21"/>
        </w:rPr>
        <w:t xml:space="preserve"> </w:t>
      </w:r>
      <w:hyperlink w:anchor="_bookmark27" w:history="1">
        <w:r>
          <w:t>13</w:t>
        </w:r>
      </w:hyperlink>
      <w:r>
        <w:rPr>
          <w:spacing w:val="-21"/>
        </w:rPr>
        <w:t xml:space="preserve"> </w:t>
      </w:r>
      <w:r>
        <w:t>p.</w:t>
      </w:r>
    </w:p>
    <w:p w14:paraId="3D7918C0" w14:textId="77777777" w:rsidR="009E7195" w:rsidRDefault="009E7195">
      <w:pPr>
        <w:spacing w:line="256" w:lineRule="auto"/>
        <w:sectPr w:rsidR="009E7195">
          <w:footerReference w:type="default" r:id="rId9"/>
          <w:pgSz w:w="12240" w:h="15840"/>
          <w:pgMar w:top="1820" w:right="1280" w:bottom="1060" w:left="1280" w:header="0" w:footer="870" w:gutter="0"/>
          <w:pgNumType w:start="2"/>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9110"/>
        <w:gridCol w:w="350"/>
      </w:tblGrid>
      <w:tr w:rsidR="009E7195" w14:paraId="615D4D67" w14:textId="77777777">
        <w:trPr>
          <w:trHeight w:val="506"/>
        </w:trPr>
        <w:tc>
          <w:tcPr>
            <w:tcW w:w="9110" w:type="dxa"/>
          </w:tcPr>
          <w:p w14:paraId="69B75FD4" w14:textId="77777777" w:rsidR="009E7195" w:rsidRDefault="00A367DA">
            <w:pPr>
              <w:pStyle w:val="TableParagraph"/>
              <w:ind w:left="4113" w:right="3763"/>
              <w:jc w:val="center"/>
              <w:rPr>
                <w:b/>
              </w:rPr>
            </w:pPr>
            <w:bookmarkStart w:id="0" w:name="CONTENTS"/>
            <w:bookmarkEnd w:id="0"/>
            <w:r>
              <w:rPr>
                <w:b/>
                <w:spacing w:val="-2"/>
              </w:rPr>
              <w:t>CONTENTS</w:t>
            </w:r>
          </w:p>
        </w:tc>
        <w:tc>
          <w:tcPr>
            <w:tcW w:w="350" w:type="dxa"/>
          </w:tcPr>
          <w:p w14:paraId="3AE43F4D" w14:textId="77777777" w:rsidR="009E7195" w:rsidRDefault="009E7195">
            <w:pPr>
              <w:pStyle w:val="TableParagraph"/>
              <w:rPr>
                <w:rFonts w:ascii="Times New Roman"/>
                <w:sz w:val="20"/>
              </w:rPr>
            </w:pPr>
          </w:p>
        </w:tc>
      </w:tr>
      <w:tr w:rsidR="009E7195" w14:paraId="5BFDAF81" w14:textId="77777777">
        <w:trPr>
          <w:trHeight w:val="717"/>
        </w:trPr>
        <w:tc>
          <w:tcPr>
            <w:tcW w:w="9110" w:type="dxa"/>
          </w:tcPr>
          <w:p w14:paraId="536F5FDA" w14:textId="77777777" w:rsidR="009E7195" w:rsidRDefault="00A367DA">
            <w:pPr>
              <w:pStyle w:val="TableParagraph"/>
              <w:spacing w:before="233"/>
              <w:ind w:left="50"/>
              <w:rPr>
                <w:b/>
              </w:rPr>
            </w:pPr>
            <w:hyperlink w:anchor="_bookmark0" w:history="1">
              <w:r>
                <w:rPr>
                  <w:b/>
                  <w:spacing w:val="-2"/>
                </w:rPr>
                <w:t>ABSTRACT</w:t>
              </w:r>
            </w:hyperlink>
          </w:p>
        </w:tc>
        <w:tc>
          <w:tcPr>
            <w:tcW w:w="350" w:type="dxa"/>
          </w:tcPr>
          <w:p w14:paraId="72BD1C90" w14:textId="77777777" w:rsidR="009E7195" w:rsidRDefault="00A367DA">
            <w:pPr>
              <w:pStyle w:val="TableParagraph"/>
              <w:spacing w:before="233"/>
              <w:ind w:right="49"/>
              <w:jc w:val="right"/>
              <w:rPr>
                <w:b/>
              </w:rPr>
            </w:pPr>
            <w:r>
              <w:rPr>
                <w:b/>
                <w:w w:val="99"/>
              </w:rPr>
              <w:t>v</w:t>
            </w:r>
          </w:p>
        </w:tc>
      </w:tr>
      <w:tr w:rsidR="009E7195" w14:paraId="50AA0026" w14:textId="77777777">
        <w:trPr>
          <w:trHeight w:val="695"/>
        </w:trPr>
        <w:tc>
          <w:tcPr>
            <w:tcW w:w="9110" w:type="dxa"/>
          </w:tcPr>
          <w:p w14:paraId="2E42D6FC" w14:textId="77777777" w:rsidR="009E7195" w:rsidRDefault="00A367DA">
            <w:pPr>
              <w:pStyle w:val="TableParagraph"/>
              <w:spacing w:before="211"/>
              <w:ind w:left="50"/>
              <w:rPr>
                <w:b/>
              </w:rPr>
            </w:pPr>
            <w:hyperlink w:anchor="_bookmark1" w:history="1">
              <w:r>
                <w:rPr>
                  <w:b/>
                  <w:spacing w:val="-2"/>
                </w:rPr>
                <w:t>RÉSUMÉ</w:t>
              </w:r>
            </w:hyperlink>
          </w:p>
        </w:tc>
        <w:tc>
          <w:tcPr>
            <w:tcW w:w="350" w:type="dxa"/>
          </w:tcPr>
          <w:p w14:paraId="553E4355" w14:textId="77777777" w:rsidR="009E7195" w:rsidRDefault="00A367DA">
            <w:pPr>
              <w:pStyle w:val="TableParagraph"/>
              <w:spacing w:before="211"/>
              <w:ind w:right="49"/>
              <w:jc w:val="right"/>
              <w:rPr>
                <w:b/>
              </w:rPr>
            </w:pPr>
            <w:r>
              <w:rPr>
                <w:b/>
                <w:spacing w:val="-5"/>
              </w:rPr>
              <w:t>vi</w:t>
            </w:r>
          </w:p>
        </w:tc>
      </w:tr>
      <w:tr w:rsidR="009E7195" w14:paraId="6533B213" w14:textId="77777777">
        <w:trPr>
          <w:trHeight w:val="585"/>
        </w:trPr>
        <w:tc>
          <w:tcPr>
            <w:tcW w:w="9110" w:type="dxa"/>
          </w:tcPr>
          <w:p w14:paraId="24D49DB4" w14:textId="77777777" w:rsidR="009E7195" w:rsidRDefault="00A367DA">
            <w:pPr>
              <w:pStyle w:val="TableParagraph"/>
              <w:tabs>
                <w:tab w:val="left" w:pos="377"/>
              </w:tabs>
              <w:spacing w:before="211"/>
              <w:ind w:left="50"/>
              <w:rPr>
                <w:b/>
              </w:rPr>
            </w:pPr>
            <w:hyperlink w:anchor="_bookmark2" w:history="1">
              <w:r>
                <w:rPr>
                  <w:b/>
                  <w:spacing w:val="-10"/>
                </w:rPr>
                <w:t>1</w:t>
              </w:r>
              <w:r>
                <w:rPr>
                  <w:b/>
                </w:rPr>
                <w:tab/>
              </w:r>
              <w:r>
                <w:rPr>
                  <w:b/>
                  <w:spacing w:val="-2"/>
                </w:rPr>
                <w:t>Introduction</w:t>
              </w:r>
            </w:hyperlink>
          </w:p>
        </w:tc>
        <w:tc>
          <w:tcPr>
            <w:tcW w:w="350" w:type="dxa"/>
          </w:tcPr>
          <w:p w14:paraId="0BB2CB73" w14:textId="77777777" w:rsidR="009E7195" w:rsidRDefault="00A367DA">
            <w:pPr>
              <w:pStyle w:val="TableParagraph"/>
              <w:spacing w:before="211"/>
              <w:ind w:right="49"/>
              <w:jc w:val="right"/>
              <w:rPr>
                <w:b/>
              </w:rPr>
            </w:pPr>
            <w:r>
              <w:rPr>
                <w:b/>
                <w:w w:val="99"/>
              </w:rPr>
              <w:t>1</w:t>
            </w:r>
          </w:p>
        </w:tc>
      </w:tr>
      <w:tr w:rsidR="009E7195" w14:paraId="04196537" w14:textId="77777777">
        <w:trPr>
          <w:trHeight w:val="474"/>
        </w:trPr>
        <w:tc>
          <w:tcPr>
            <w:tcW w:w="9110" w:type="dxa"/>
          </w:tcPr>
          <w:p w14:paraId="0B435EB1" w14:textId="77777777" w:rsidR="009E7195" w:rsidRDefault="00A367DA">
            <w:pPr>
              <w:pStyle w:val="TableParagraph"/>
              <w:spacing w:before="102"/>
              <w:ind w:right="116"/>
              <w:jc w:val="right"/>
            </w:pPr>
            <w:hyperlink w:anchor="_bookmark3" w:history="1">
              <w:proofErr w:type="gramStart"/>
              <w:r>
                <w:t>1.1</w:t>
              </w:r>
              <w:r>
                <w:rPr>
                  <w:spacing w:val="37"/>
                </w:rPr>
                <w:t xml:space="preserve">  </w:t>
              </w:r>
              <w:r>
                <w:t>Motivations</w:t>
              </w:r>
              <w:proofErr w:type="gramEnd"/>
            </w:hyperlink>
            <w:r>
              <w:rPr>
                <w:spacing w:val="70"/>
                <w:w w:val="150"/>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rPr>
                <w:spacing w:val="-10"/>
              </w:rPr>
              <w:t>.</w:t>
            </w:r>
          </w:p>
        </w:tc>
        <w:tc>
          <w:tcPr>
            <w:tcW w:w="350" w:type="dxa"/>
          </w:tcPr>
          <w:p w14:paraId="32947355" w14:textId="77777777" w:rsidR="009E7195" w:rsidRDefault="00A367DA">
            <w:pPr>
              <w:pStyle w:val="TableParagraph"/>
              <w:spacing w:before="102"/>
              <w:ind w:right="47"/>
              <w:jc w:val="right"/>
            </w:pPr>
            <w:r>
              <w:rPr>
                <w:w w:val="99"/>
              </w:rPr>
              <w:t>1</w:t>
            </w:r>
          </w:p>
        </w:tc>
      </w:tr>
      <w:tr w:rsidR="009E7195" w14:paraId="645B2478" w14:textId="77777777">
        <w:trPr>
          <w:trHeight w:val="476"/>
        </w:trPr>
        <w:tc>
          <w:tcPr>
            <w:tcW w:w="9110" w:type="dxa"/>
          </w:tcPr>
          <w:p w14:paraId="5D4CA095" w14:textId="77777777" w:rsidR="009E7195" w:rsidRDefault="00A367DA">
            <w:pPr>
              <w:pStyle w:val="TableParagraph"/>
              <w:spacing w:before="105"/>
              <w:ind w:right="116"/>
              <w:jc w:val="right"/>
            </w:pPr>
            <w:hyperlink w:anchor="_bookmark4" w:history="1">
              <w:proofErr w:type="gramStart"/>
              <w:r>
                <w:t>1.2</w:t>
              </w:r>
              <w:r>
                <w:rPr>
                  <w:spacing w:val="37"/>
                </w:rPr>
                <w:t xml:space="preserve">  </w:t>
              </w:r>
              <w:r>
                <w:t>Objectives</w:t>
              </w:r>
              <w:proofErr w:type="gramEnd"/>
            </w:hyperlink>
            <w:r>
              <w:rPr>
                <w:spacing w:val="1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rPr>
                <w:spacing w:val="-10"/>
              </w:rPr>
              <w:t>.</w:t>
            </w:r>
          </w:p>
        </w:tc>
        <w:tc>
          <w:tcPr>
            <w:tcW w:w="350" w:type="dxa"/>
          </w:tcPr>
          <w:p w14:paraId="5FB95768" w14:textId="77777777" w:rsidR="009E7195" w:rsidRDefault="00A367DA">
            <w:pPr>
              <w:pStyle w:val="TableParagraph"/>
              <w:spacing w:before="105"/>
              <w:ind w:right="47"/>
              <w:jc w:val="right"/>
            </w:pPr>
            <w:r>
              <w:rPr>
                <w:w w:val="99"/>
              </w:rPr>
              <w:t>2</w:t>
            </w:r>
          </w:p>
        </w:tc>
      </w:tr>
      <w:tr w:rsidR="009E7195" w14:paraId="1325BEAA" w14:textId="77777777">
        <w:trPr>
          <w:trHeight w:val="586"/>
        </w:trPr>
        <w:tc>
          <w:tcPr>
            <w:tcW w:w="9110" w:type="dxa"/>
          </w:tcPr>
          <w:p w14:paraId="1792FAD2" w14:textId="77777777" w:rsidR="009E7195" w:rsidRDefault="00A367DA">
            <w:pPr>
              <w:pStyle w:val="TableParagraph"/>
              <w:spacing w:before="105"/>
              <w:ind w:right="116"/>
              <w:jc w:val="right"/>
            </w:pPr>
            <w:hyperlink w:anchor="_bookmark5" w:history="1">
              <w:proofErr w:type="gramStart"/>
              <w:r>
                <w:t>1.3</w:t>
              </w:r>
              <w:r>
                <w:rPr>
                  <w:spacing w:val="37"/>
                </w:rPr>
                <w:t xml:space="preserve">  </w:t>
              </w:r>
              <w:r>
                <w:t>Format</w:t>
              </w:r>
              <w:proofErr w:type="gramEnd"/>
            </w:hyperlink>
            <w:r>
              <w:rPr>
                <w:spacing w:val="1"/>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rPr>
                <w:spacing w:val="-10"/>
              </w:rPr>
              <w:t>.</w:t>
            </w:r>
          </w:p>
        </w:tc>
        <w:tc>
          <w:tcPr>
            <w:tcW w:w="350" w:type="dxa"/>
          </w:tcPr>
          <w:p w14:paraId="7CACFAFD" w14:textId="77777777" w:rsidR="009E7195" w:rsidRDefault="00A367DA">
            <w:pPr>
              <w:pStyle w:val="TableParagraph"/>
              <w:spacing w:before="105"/>
              <w:ind w:right="47"/>
              <w:jc w:val="right"/>
            </w:pPr>
            <w:r>
              <w:rPr>
                <w:w w:val="99"/>
              </w:rPr>
              <w:t>2</w:t>
            </w:r>
          </w:p>
        </w:tc>
      </w:tr>
      <w:tr w:rsidR="009E7195" w14:paraId="7730A0F3" w14:textId="77777777">
        <w:trPr>
          <w:trHeight w:val="697"/>
        </w:trPr>
        <w:tc>
          <w:tcPr>
            <w:tcW w:w="9110" w:type="dxa"/>
          </w:tcPr>
          <w:p w14:paraId="2A1031E3" w14:textId="77777777" w:rsidR="009E7195" w:rsidRDefault="00A367DA">
            <w:pPr>
              <w:pStyle w:val="TableParagraph"/>
              <w:tabs>
                <w:tab w:val="left" w:pos="377"/>
              </w:tabs>
              <w:spacing w:before="213"/>
              <w:ind w:left="50"/>
              <w:rPr>
                <w:b/>
              </w:rPr>
            </w:pPr>
            <w:hyperlink w:anchor="_bookmark6" w:history="1">
              <w:r>
                <w:rPr>
                  <w:b/>
                  <w:spacing w:val="-10"/>
                </w:rPr>
                <w:t>2</w:t>
              </w:r>
              <w:r>
                <w:rPr>
                  <w:b/>
                </w:rPr>
                <w:tab/>
                <w:t>Day</w:t>
              </w:r>
              <w:r>
                <w:rPr>
                  <w:b/>
                  <w:spacing w:val="-6"/>
                </w:rPr>
                <w:t xml:space="preserve"> </w:t>
              </w:r>
              <w:r>
                <w:rPr>
                  <w:b/>
                </w:rPr>
                <w:t>1</w:t>
              </w:r>
              <w:r>
                <w:rPr>
                  <w:b/>
                  <w:spacing w:val="-5"/>
                </w:rPr>
                <w:t xml:space="preserve"> </w:t>
              </w:r>
              <w:r>
                <w:rPr>
                  <w:b/>
                </w:rPr>
                <w:t>-</w:t>
              </w:r>
              <w:r>
                <w:rPr>
                  <w:b/>
                  <w:spacing w:val="-5"/>
                </w:rPr>
                <w:t xml:space="preserve"> </w:t>
              </w:r>
              <w:r>
                <w:rPr>
                  <w:b/>
                </w:rPr>
                <w:t>Basics</w:t>
              </w:r>
              <w:r>
                <w:rPr>
                  <w:b/>
                  <w:spacing w:val="-5"/>
                </w:rPr>
                <w:t xml:space="preserve"> </w:t>
              </w:r>
              <w:r>
                <w:rPr>
                  <w:b/>
                </w:rPr>
                <w:t>of</w:t>
              </w:r>
              <w:r>
                <w:rPr>
                  <w:b/>
                  <w:spacing w:val="-5"/>
                </w:rPr>
                <w:t xml:space="preserve"> </w:t>
              </w:r>
              <w:r>
                <w:rPr>
                  <w:b/>
                </w:rPr>
                <w:t>age</w:t>
              </w:r>
              <w:r>
                <w:rPr>
                  <w:b/>
                  <w:spacing w:val="-5"/>
                </w:rPr>
                <w:t xml:space="preserve"> </w:t>
              </w:r>
              <w:r>
                <w:rPr>
                  <w:b/>
                  <w:spacing w:val="-2"/>
                </w:rPr>
                <w:t>estimation</w:t>
              </w:r>
            </w:hyperlink>
          </w:p>
        </w:tc>
        <w:tc>
          <w:tcPr>
            <w:tcW w:w="350" w:type="dxa"/>
          </w:tcPr>
          <w:p w14:paraId="4A5698CC" w14:textId="77777777" w:rsidR="009E7195" w:rsidRDefault="00A367DA">
            <w:pPr>
              <w:pStyle w:val="TableParagraph"/>
              <w:spacing w:before="213"/>
              <w:ind w:right="49"/>
              <w:jc w:val="right"/>
              <w:rPr>
                <w:b/>
              </w:rPr>
            </w:pPr>
            <w:r>
              <w:rPr>
                <w:b/>
                <w:w w:val="99"/>
              </w:rPr>
              <w:t>2</w:t>
            </w:r>
          </w:p>
        </w:tc>
      </w:tr>
      <w:tr w:rsidR="009E7195" w14:paraId="2B987EFA" w14:textId="77777777">
        <w:trPr>
          <w:trHeight w:val="695"/>
        </w:trPr>
        <w:tc>
          <w:tcPr>
            <w:tcW w:w="9110" w:type="dxa"/>
          </w:tcPr>
          <w:p w14:paraId="1F9B7820" w14:textId="77777777" w:rsidR="009E7195" w:rsidRDefault="00A367DA">
            <w:pPr>
              <w:pStyle w:val="TableParagraph"/>
              <w:tabs>
                <w:tab w:val="left" w:pos="377"/>
              </w:tabs>
              <w:spacing w:before="211"/>
              <w:ind w:left="50"/>
              <w:rPr>
                <w:b/>
              </w:rPr>
            </w:pPr>
            <w:hyperlink w:anchor="_bookmark7" w:history="1">
              <w:r>
                <w:rPr>
                  <w:b/>
                  <w:spacing w:val="-10"/>
                </w:rPr>
                <w:t>3</w:t>
              </w:r>
              <w:r>
                <w:rPr>
                  <w:b/>
                </w:rPr>
                <w:tab/>
                <w:t>Day</w:t>
              </w:r>
              <w:r>
                <w:rPr>
                  <w:b/>
                  <w:spacing w:val="-7"/>
                </w:rPr>
                <w:t xml:space="preserve"> </w:t>
              </w:r>
              <w:r>
                <w:rPr>
                  <w:b/>
                </w:rPr>
                <w:t>2</w:t>
              </w:r>
              <w:r>
                <w:rPr>
                  <w:b/>
                  <w:spacing w:val="-7"/>
                </w:rPr>
                <w:t xml:space="preserve"> </w:t>
              </w:r>
              <w:r>
                <w:rPr>
                  <w:b/>
                </w:rPr>
                <w:t>-</w:t>
              </w:r>
              <w:r>
                <w:rPr>
                  <w:b/>
                  <w:spacing w:val="-6"/>
                </w:rPr>
                <w:t xml:space="preserve"> </w:t>
              </w:r>
              <w:r>
                <w:rPr>
                  <w:b/>
                </w:rPr>
                <w:t>Digital</w:t>
              </w:r>
              <w:r>
                <w:rPr>
                  <w:b/>
                  <w:spacing w:val="-7"/>
                </w:rPr>
                <w:t xml:space="preserve"> </w:t>
              </w:r>
              <w:r>
                <w:rPr>
                  <w:b/>
                </w:rPr>
                <w:t>imaging</w:t>
              </w:r>
              <w:r>
                <w:rPr>
                  <w:b/>
                  <w:spacing w:val="-7"/>
                </w:rPr>
                <w:t xml:space="preserve"> </w:t>
              </w:r>
              <w:r>
                <w:rPr>
                  <w:b/>
                </w:rPr>
                <w:t>of</w:t>
              </w:r>
              <w:r>
                <w:rPr>
                  <w:b/>
                  <w:spacing w:val="-6"/>
                </w:rPr>
                <w:t xml:space="preserve"> </w:t>
              </w:r>
              <w:r>
                <w:rPr>
                  <w:b/>
                </w:rPr>
                <w:t>ageing</w:t>
              </w:r>
              <w:r>
                <w:rPr>
                  <w:b/>
                  <w:spacing w:val="-7"/>
                </w:rPr>
                <w:t xml:space="preserve"> </w:t>
              </w:r>
              <w:r>
                <w:rPr>
                  <w:b/>
                  <w:spacing w:val="-2"/>
                </w:rPr>
                <w:t>structures</w:t>
              </w:r>
            </w:hyperlink>
          </w:p>
        </w:tc>
        <w:tc>
          <w:tcPr>
            <w:tcW w:w="350" w:type="dxa"/>
          </w:tcPr>
          <w:p w14:paraId="2A5C2231" w14:textId="77777777" w:rsidR="009E7195" w:rsidRDefault="00A367DA">
            <w:pPr>
              <w:pStyle w:val="TableParagraph"/>
              <w:spacing w:before="211"/>
              <w:ind w:right="49"/>
              <w:jc w:val="right"/>
              <w:rPr>
                <w:b/>
              </w:rPr>
            </w:pPr>
            <w:r>
              <w:rPr>
                <w:b/>
                <w:w w:val="99"/>
              </w:rPr>
              <w:t>3</w:t>
            </w:r>
          </w:p>
        </w:tc>
      </w:tr>
      <w:tr w:rsidR="009E7195" w14:paraId="780B2388" w14:textId="77777777">
        <w:trPr>
          <w:trHeight w:val="695"/>
        </w:trPr>
        <w:tc>
          <w:tcPr>
            <w:tcW w:w="9110" w:type="dxa"/>
          </w:tcPr>
          <w:p w14:paraId="144C1A1C" w14:textId="77777777" w:rsidR="009E7195" w:rsidRDefault="00A367DA">
            <w:pPr>
              <w:pStyle w:val="TableParagraph"/>
              <w:tabs>
                <w:tab w:val="left" w:pos="377"/>
              </w:tabs>
              <w:spacing w:before="211"/>
              <w:ind w:left="50"/>
              <w:rPr>
                <w:b/>
              </w:rPr>
            </w:pPr>
            <w:hyperlink w:anchor="_bookmark8" w:history="1">
              <w:r>
                <w:rPr>
                  <w:b/>
                  <w:spacing w:val="-10"/>
                </w:rPr>
                <w:t>4</w:t>
              </w:r>
              <w:r>
                <w:rPr>
                  <w:b/>
                </w:rPr>
                <w:tab/>
                <w:t>Day</w:t>
              </w:r>
              <w:r>
                <w:rPr>
                  <w:b/>
                  <w:spacing w:val="-7"/>
                </w:rPr>
                <w:t xml:space="preserve"> </w:t>
              </w:r>
              <w:r>
                <w:rPr>
                  <w:b/>
                </w:rPr>
                <w:t>3</w:t>
              </w:r>
              <w:r>
                <w:rPr>
                  <w:b/>
                  <w:spacing w:val="-6"/>
                </w:rPr>
                <w:t xml:space="preserve"> </w:t>
              </w:r>
              <w:r>
                <w:rPr>
                  <w:b/>
                </w:rPr>
                <w:t>-</w:t>
              </w:r>
              <w:r>
                <w:rPr>
                  <w:b/>
                  <w:spacing w:val="-6"/>
                </w:rPr>
                <w:t xml:space="preserve"> </w:t>
              </w:r>
              <w:r>
                <w:rPr>
                  <w:b/>
                </w:rPr>
                <w:t>Analysis</w:t>
              </w:r>
              <w:r>
                <w:rPr>
                  <w:b/>
                  <w:spacing w:val="-6"/>
                </w:rPr>
                <w:t xml:space="preserve"> </w:t>
              </w:r>
              <w:r>
                <w:rPr>
                  <w:b/>
                </w:rPr>
                <w:t>of</w:t>
              </w:r>
              <w:r>
                <w:rPr>
                  <w:b/>
                  <w:spacing w:val="-6"/>
                </w:rPr>
                <w:t xml:space="preserve"> </w:t>
              </w:r>
              <w:r>
                <w:rPr>
                  <w:b/>
                </w:rPr>
                <w:t>age</w:t>
              </w:r>
              <w:r>
                <w:rPr>
                  <w:b/>
                  <w:spacing w:val="-6"/>
                </w:rPr>
                <w:t xml:space="preserve"> </w:t>
              </w:r>
              <w:r>
                <w:rPr>
                  <w:b/>
                  <w:spacing w:val="-2"/>
                </w:rPr>
                <w:t>estimates</w:t>
              </w:r>
            </w:hyperlink>
          </w:p>
        </w:tc>
        <w:tc>
          <w:tcPr>
            <w:tcW w:w="350" w:type="dxa"/>
          </w:tcPr>
          <w:p w14:paraId="46925D1E" w14:textId="77777777" w:rsidR="009E7195" w:rsidRDefault="00A367DA">
            <w:pPr>
              <w:pStyle w:val="TableParagraph"/>
              <w:spacing w:before="211"/>
              <w:ind w:right="49"/>
              <w:jc w:val="right"/>
              <w:rPr>
                <w:b/>
              </w:rPr>
            </w:pPr>
            <w:r>
              <w:rPr>
                <w:b/>
                <w:w w:val="99"/>
              </w:rPr>
              <w:t>3</w:t>
            </w:r>
          </w:p>
        </w:tc>
      </w:tr>
      <w:tr w:rsidR="009E7195" w14:paraId="5AB4D0E6" w14:textId="77777777">
        <w:trPr>
          <w:trHeight w:val="695"/>
        </w:trPr>
        <w:tc>
          <w:tcPr>
            <w:tcW w:w="9110" w:type="dxa"/>
          </w:tcPr>
          <w:p w14:paraId="5E5F1E3A" w14:textId="77777777" w:rsidR="009E7195" w:rsidRDefault="00A367DA">
            <w:pPr>
              <w:pStyle w:val="TableParagraph"/>
              <w:tabs>
                <w:tab w:val="left" w:pos="377"/>
              </w:tabs>
              <w:spacing w:before="211"/>
              <w:ind w:left="50"/>
              <w:rPr>
                <w:b/>
              </w:rPr>
            </w:pPr>
            <w:hyperlink w:anchor="_bookmark9" w:history="1">
              <w:r>
                <w:rPr>
                  <w:b/>
                  <w:spacing w:val="-10"/>
                </w:rPr>
                <w:t>5</w:t>
              </w:r>
              <w:r>
                <w:rPr>
                  <w:b/>
                </w:rPr>
                <w:tab/>
                <w:t>Remarks</w:t>
              </w:r>
              <w:r>
                <w:rPr>
                  <w:b/>
                  <w:spacing w:val="-12"/>
                </w:rPr>
                <w:t xml:space="preserve"> </w:t>
              </w:r>
              <w:r>
                <w:rPr>
                  <w:b/>
                </w:rPr>
                <w:t>from</w:t>
              </w:r>
              <w:r>
                <w:rPr>
                  <w:b/>
                  <w:spacing w:val="-12"/>
                </w:rPr>
                <w:t xml:space="preserve"> </w:t>
              </w:r>
              <w:r>
                <w:rPr>
                  <w:b/>
                </w:rPr>
                <w:t>external</w:t>
              </w:r>
              <w:r>
                <w:rPr>
                  <w:b/>
                  <w:spacing w:val="-11"/>
                </w:rPr>
                <w:t xml:space="preserve"> </w:t>
              </w:r>
              <w:r>
                <w:rPr>
                  <w:b/>
                  <w:spacing w:val="-2"/>
                </w:rPr>
                <w:t>experts</w:t>
              </w:r>
            </w:hyperlink>
          </w:p>
        </w:tc>
        <w:tc>
          <w:tcPr>
            <w:tcW w:w="350" w:type="dxa"/>
          </w:tcPr>
          <w:p w14:paraId="021780CC" w14:textId="77777777" w:rsidR="009E7195" w:rsidRDefault="00A367DA">
            <w:pPr>
              <w:pStyle w:val="TableParagraph"/>
              <w:spacing w:before="211"/>
              <w:ind w:right="49"/>
              <w:jc w:val="right"/>
              <w:rPr>
                <w:b/>
              </w:rPr>
            </w:pPr>
            <w:r>
              <w:rPr>
                <w:b/>
                <w:w w:val="99"/>
              </w:rPr>
              <w:t>4</w:t>
            </w:r>
          </w:p>
        </w:tc>
      </w:tr>
      <w:tr w:rsidR="009E7195" w14:paraId="2E2A0E72" w14:textId="77777777">
        <w:trPr>
          <w:trHeight w:val="695"/>
        </w:trPr>
        <w:tc>
          <w:tcPr>
            <w:tcW w:w="9110" w:type="dxa"/>
          </w:tcPr>
          <w:p w14:paraId="65BEE9A3" w14:textId="77777777" w:rsidR="009E7195" w:rsidRDefault="00A367DA">
            <w:pPr>
              <w:pStyle w:val="TableParagraph"/>
              <w:tabs>
                <w:tab w:val="left" w:pos="377"/>
              </w:tabs>
              <w:spacing w:before="211"/>
              <w:ind w:left="50"/>
              <w:rPr>
                <w:b/>
              </w:rPr>
            </w:pPr>
            <w:hyperlink w:anchor="_bookmark10" w:history="1">
              <w:r>
                <w:rPr>
                  <w:b/>
                  <w:spacing w:val="-10"/>
                </w:rPr>
                <w:t>6</w:t>
              </w:r>
              <w:r>
                <w:rPr>
                  <w:b/>
                </w:rPr>
                <w:tab/>
              </w:r>
              <w:r>
                <w:rPr>
                  <w:b/>
                  <w:spacing w:val="-2"/>
                </w:rPr>
                <w:t>Discussion</w:t>
              </w:r>
            </w:hyperlink>
          </w:p>
        </w:tc>
        <w:tc>
          <w:tcPr>
            <w:tcW w:w="350" w:type="dxa"/>
          </w:tcPr>
          <w:p w14:paraId="6815FA23" w14:textId="77777777" w:rsidR="009E7195" w:rsidRDefault="00A367DA">
            <w:pPr>
              <w:pStyle w:val="TableParagraph"/>
              <w:spacing w:before="211"/>
              <w:ind w:right="49"/>
              <w:jc w:val="right"/>
              <w:rPr>
                <w:b/>
              </w:rPr>
            </w:pPr>
            <w:r>
              <w:rPr>
                <w:b/>
                <w:w w:val="99"/>
              </w:rPr>
              <w:t>4</w:t>
            </w:r>
          </w:p>
        </w:tc>
      </w:tr>
      <w:tr w:rsidR="009E7195" w14:paraId="2311D180" w14:textId="77777777">
        <w:trPr>
          <w:trHeight w:val="585"/>
        </w:trPr>
        <w:tc>
          <w:tcPr>
            <w:tcW w:w="9110" w:type="dxa"/>
          </w:tcPr>
          <w:p w14:paraId="1E78FD50" w14:textId="77777777" w:rsidR="009E7195" w:rsidRDefault="00A367DA">
            <w:pPr>
              <w:pStyle w:val="TableParagraph"/>
              <w:tabs>
                <w:tab w:val="left" w:pos="377"/>
              </w:tabs>
              <w:spacing w:before="211"/>
              <w:ind w:left="50"/>
              <w:rPr>
                <w:b/>
              </w:rPr>
            </w:pPr>
            <w:hyperlink w:anchor="_bookmark11" w:history="1">
              <w:r>
                <w:rPr>
                  <w:b/>
                  <w:spacing w:val="-10"/>
                </w:rPr>
                <w:t>7</w:t>
              </w:r>
              <w:r>
                <w:rPr>
                  <w:b/>
                </w:rPr>
                <w:tab/>
              </w:r>
              <w:r>
                <w:rPr>
                  <w:b/>
                  <w:spacing w:val="-2"/>
                </w:rPr>
                <w:t>Recommendations</w:t>
              </w:r>
            </w:hyperlink>
          </w:p>
        </w:tc>
        <w:tc>
          <w:tcPr>
            <w:tcW w:w="350" w:type="dxa"/>
          </w:tcPr>
          <w:p w14:paraId="229AADFF" w14:textId="77777777" w:rsidR="009E7195" w:rsidRDefault="00A367DA">
            <w:pPr>
              <w:pStyle w:val="TableParagraph"/>
              <w:spacing w:before="211"/>
              <w:ind w:right="49"/>
              <w:jc w:val="right"/>
              <w:rPr>
                <w:b/>
              </w:rPr>
            </w:pPr>
            <w:r>
              <w:rPr>
                <w:b/>
                <w:w w:val="99"/>
              </w:rPr>
              <w:t>4</w:t>
            </w:r>
          </w:p>
        </w:tc>
      </w:tr>
      <w:tr w:rsidR="009E7195" w14:paraId="0C17DA2D" w14:textId="77777777">
        <w:trPr>
          <w:trHeight w:val="474"/>
        </w:trPr>
        <w:tc>
          <w:tcPr>
            <w:tcW w:w="9110" w:type="dxa"/>
          </w:tcPr>
          <w:p w14:paraId="7D9EE85F" w14:textId="77777777" w:rsidR="009E7195" w:rsidRDefault="00A367DA">
            <w:pPr>
              <w:pStyle w:val="TableParagraph"/>
              <w:spacing w:before="102"/>
              <w:ind w:right="116"/>
              <w:jc w:val="right"/>
            </w:pPr>
            <w:hyperlink w:anchor="_bookmark12" w:history="1">
              <w:proofErr w:type="gramStart"/>
              <w:r>
                <w:t>7.1</w:t>
              </w:r>
              <w:r>
                <w:rPr>
                  <w:spacing w:val="37"/>
                </w:rPr>
                <w:t xml:space="preserve">  </w:t>
              </w:r>
              <w:r>
                <w:t>Institutional</w:t>
              </w:r>
              <w:proofErr w:type="gramEnd"/>
            </w:hyperlink>
            <w:r>
              <w:rPr>
                <w:spacing w:val="65"/>
                <w:w w:val="150"/>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7"/>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rPr>
                <w:spacing w:val="-10"/>
              </w:rPr>
              <w:t>.</w:t>
            </w:r>
          </w:p>
        </w:tc>
        <w:tc>
          <w:tcPr>
            <w:tcW w:w="350" w:type="dxa"/>
          </w:tcPr>
          <w:p w14:paraId="544592A6" w14:textId="77777777" w:rsidR="009E7195" w:rsidRDefault="00A367DA">
            <w:pPr>
              <w:pStyle w:val="TableParagraph"/>
              <w:spacing w:before="102"/>
              <w:ind w:right="47"/>
              <w:jc w:val="right"/>
            </w:pPr>
            <w:r>
              <w:rPr>
                <w:w w:val="99"/>
              </w:rPr>
              <w:t>4</w:t>
            </w:r>
          </w:p>
        </w:tc>
      </w:tr>
      <w:tr w:rsidR="009E7195" w14:paraId="540413EF" w14:textId="77777777">
        <w:trPr>
          <w:trHeight w:val="476"/>
        </w:trPr>
        <w:tc>
          <w:tcPr>
            <w:tcW w:w="9110" w:type="dxa"/>
          </w:tcPr>
          <w:p w14:paraId="0A19AB18" w14:textId="77777777" w:rsidR="009E7195" w:rsidRDefault="00A367DA">
            <w:pPr>
              <w:pStyle w:val="TableParagraph"/>
              <w:spacing w:before="105"/>
              <w:ind w:right="116"/>
              <w:jc w:val="right"/>
            </w:pPr>
            <w:hyperlink w:anchor="_bookmark13" w:history="1">
              <w:proofErr w:type="gramStart"/>
              <w:r>
                <w:t>7.2</w:t>
              </w:r>
              <w:r>
                <w:rPr>
                  <w:spacing w:val="31"/>
                </w:rPr>
                <w:t xml:space="preserve">  </w:t>
              </w:r>
              <w:r>
                <w:t>Ageing</w:t>
              </w:r>
              <w:proofErr w:type="gramEnd"/>
              <w:r>
                <w:rPr>
                  <w:spacing w:val="-2"/>
                </w:rPr>
                <w:t xml:space="preserve"> </w:t>
              </w:r>
              <w:r>
                <w:t>structure</w:t>
              </w:r>
              <w:r>
                <w:rPr>
                  <w:spacing w:val="-3"/>
                </w:rPr>
                <w:t xml:space="preserve"> </w:t>
              </w:r>
              <w:r>
                <w:t>cataloguing,</w:t>
              </w:r>
              <w:r>
                <w:rPr>
                  <w:spacing w:val="-2"/>
                </w:rPr>
                <w:t xml:space="preserve"> </w:t>
              </w:r>
              <w:r>
                <w:t>storage</w:t>
              </w:r>
              <w:r>
                <w:rPr>
                  <w:spacing w:val="-3"/>
                </w:rPr>
                <w:t xml:space="preserve"> </w:t>
              </w:r>
              <w:r>
                <w:t>and</w:t>
              </w:r>
              <w:r>
                <w:rPr>
                  <w:spacing w:val="-2"/>
                </w:rPr>
                <w:t xml:space="preserve"> </w:t>
              </w:r>
              <w:r>
                <w:t>inventory</w:t>
              </w:r>
            </w:hyperlink>
            <w:r>
              <w:rPr>
                <w:spacing w:val="31"/>
              </w:rPr>
              <w:t xml:space="preserve">  </w:t>
            </w:r>
            <w:r>
              <w:t>.</w:t>
            </w:r>
            <w:r>
              <w:rPr>
                <w:spacing w:val="45"/>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5"/>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5"/>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5"/>
              </w:rPr>
              <w:t xml:space="preserve"> </w:t>
            </w:r>
            <w:r>
              <w:rPr>
                <w:spacing w:val="-10"/>
              </w:rPr>
              <w:t>.</w:t>
            </w:r>
          </w:p>
        </w:tc>
        <w:tc>
          <w:tcPr>
            <w:tcW w:w="350" w:type="dxa"/>
          </w:tcPr>
          <w:p w14:paraId="15C57AC8" w14:textId="77777777" w:rsidR="009E7195" w:rsidRDefault="00A367DA">
            <w:pPr>
              <w:pStyle w:val="TableParagraph"/>
              <w:spacing w:before="105"/>
              <w:ind w:right="47"/>
              <w:jc w:val="right"/>
            </w:pPr>
            <w:r>
              <w:rPr>
                <w:w w:val="99"/>
              </w:rPr>
              <w:t>5</w:t>
            </w:r>
          </w:p>
        </w:tc>
      </w:tr>
      <w:tr w:rsidR="009E7195" w14:paraId="6690ED44" w14:textId="77777777">
        <w:trPr>
          <w:trHeight w:val="476"/>
        </w:trPr>
        <w:tc>
          <w:tcPr>
            <w:tcW w:w="9110" w:type="dxa"/>
          </w:tcPr>
          <w:p w14:paraId="3B7DAA64" w14:textId="77777777" w:rsidR="009E7195" w:rsidRDefault="00A367DA">
            <w:pPr>
              <w:pStyle w:val="TableParagraph"/>
              <w:spacing w:before="105"/>
              <w:ind w:right="116"/>
              <w:jc w:val="right"/>
            </w:pPr>
            <w:hyperlink w:anchor="_bookmark14" w:history="1">
              <w:proofErr w:type="gramStart"/>
              <w:r>
                <w:t>7.3</w:t>
              </w:r>
              <w:r>
                <w:rPr>
                  <w:spacing w:val="36"/>
                </w:rPr>
                <w:t xml:space="preserve">  </w:t>
              </w:r>
              <w:r>
                <w:t>Reference</w:t>
              </w:r>
              <w:proofErr w:type="gramEnd"/>
              <w:r>
                <w:rPr>
                  <w:spacing w:val="-1"/>
                </w:rPr>
                <w:t xml:space="preserve"> </w:t>
              </w:r>
              <w:r>
                <w:t>collection</w:t>
              </w:r>
            </w:hyperlink>
            <w:r>
              <w:rPr>
                <w:spacing w:val="78"/>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rPr>
                <w:spacing w:val="-10"/>
              </w:rPr>
              <w:t>.</w:t>
            </w:r>
          </w:p>
        </w:tc>
        <w:tc>
          <w:tcPr>
            <w:tcW w:w="350" w:type="dxa"/>
          </w:tcPr>
          <w:p w14:paraId="5EFE8DC0" w14:textId="77777777" w:rsidR="009E7195" w:rsidRDefault="00A367DA">
            <w:pPr>
              <w:pStyle w:val="TableParagraph"/>
              <w:spacing w:before="105"/>
              <w:ind w:right="47"/>
              <w:jc w:val="right"/>
            </w:pPr>
            <w:r>
              <w:rPr>
                <w:w w:val="99"/>
              </w:rPr>
              <w:t>5</w:t>
            </w:r>
          </w:p>
        </w:tc>
      </w:tr>
      <w:tr w:rsidR="009E7195" w14:paraId="26F2E684" w14:textId="77777777">
        <w:trPr>
          <w:trHeight w:val="476"/>
        </w:trPr>
        <w:tc>
          <w:tcPr>
            <w:tcW w:w="9110" w:type="dxa"/>
          </w:tcPr>
          <w:p w14:paraId="60EB46D5" w14:textId="77777777" w:rsidR="009E7195" w:rsidRDefault="00A367DA">
            <w:pPr>
              <w:pStyle w:val="TableParagraph"/>
              <w:spacing w:before="105"/>
              <w:ind w:right="116"/>
              <w:jc w:val="right"/>
            </w:pPr>
            <w:hyperlink w:anchor="_bookmark15" w:history="1">
              <w:proofErr w:type="gramStart"/>
              <w:r>
                <w:t>7.4</w:t>
              </w:r>
              <w:r>
                <w:rPr>
                  <w:spacing w:val="36"/>
                </w:rPr>
                <w:t xml:space="preserve">  </w:t>
              </w:r>
              <w:r>
                <w:t>Laboratory</w:t>
              </w:r>
              <w:proofErr w:type="gramEnd"/>
              <w:r>
                <w:t xml:space="preserve"> operations</w:t>
              </w:r>
            </w:hyperlink>
            <w:r>
              <w:rPr>
                <w:spacing w:val="62"/>
                <w:w w:val="150"/>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rPr>
                <w:spacing w:val="-10"/>
              </w:rPr>
              <w:t>.</w:t>
            </w:r>
          </w:p>
        </w:tc>
        <w:tc>
          <w:tcPr>
            <w:tcW w:w="350" w:type="dxa"/>
          </w:tcPr>
          <w:p w14:paraId="3D094042" w14:textId="77777777" w:rsidR="009E7195" w:rsidRDefault="00A367DA">
            <w:pPr>
              <w:pStyle w:val="TableParagraph"/>
              <w:spacing w:before="105"/>
              <w:ind w:right="47"/>
              <w:jc w:val="right"/>
            </w:pPr>
            <w:r>
              <w:rPr>
                <w:w w:val="99"/>
              </w:rPr>
              <w:t>5</w:t>
            </w:r>
          </w:p>
        </w:tc>
      </w:tr>
      <w:tr w:rsidR="009E7195" w14:paraId="6CC5099F" w14:textId="77777777">
        <w:trPr>
          <w:trHeight w:val="476"/>
        </w:trPr>
        <w:tc>
          <w:tcPr>
            <w:tcW w:w="9110" w:type="dxa"/>
          </w:tcPr>
          <w:p w14:paraId="4F8214D1" w14:textId="77777777" w:rsidR="009E7195" w:rsidRDefault="00A367DA">
            <w:pPr>
              <w:pStyle w:val="TableParagraph"/>
              <w:spacing w:before="105"/>
              <w:ind w:right="116"/>
              <w:jc w:val="right"/>
            </w:pPr>
            <w:hyperlink w:anchor="_bookmark16" w:history="1">
              <w:proofErr w:type="gramStart"/>
              <w:r>
                <w:t>7.5</w:t>
              </w:r>
              <w:r>
                <w:rPr>
                  <w:spacing w:val="33"/>
                </w:rPr>
                <w:t xml:space="preserve">  </w:t>
              </w:r>
              <w:r>
                <w:t>Training</w:t>
              </w:r>
              <w:proofErr w:type="gramEnd"/>
            </w:hyperlink>
            <w:r>
              <w:rPr>
                <w:spacing w:val="75"/>
                <w:w w:val="150"/>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rPr>
                <w:spacing w:val="-10"/>
              </w:rPr>
              <w:t>.</w:t>
            </w:r>
          </w:p>
        </w:tc>
        <w:tc>
          <w:tcPr>
            <w:tcW w:w="350" w:type="dxa"/>
          </w:tcPr>
          <w:p w14:paraId="4C657EFA" w14:textId="77777777" w:rsidR="009E7195" w:rsidRDefault="00A367DA">
            <w:pPr>
              <w:pStyle w:val="TableParagraph"/>
              <w:spacing w:before="105"/>
              <w:ind w:right="47"/>
              <w:jc w:val="right"/>
            </w:pPr>
            <w:r>
              <w:rPr>
                <w:w w:val="99"/>
              </w:rPr>
              <w:t>6</w:t>
            </w:r>
          </w:p>
        </w:tc>
      </w:tr>
      <w:tr w:rsidR="009E7195" w14:paraId="4B27319F" w14:textId="77777777">
        <w:trPr>
          <w:trHeight w:val="476"/>
        </w:trPr>
        <w:tc>
          <w:tcPr>
            <w:tcW w:w="9110" w:type="dxa"/>
          </w:tcPr>
          <w:p w14:paraId="5E0EF991" w14:textId="77777777" w:rsidR="009E7195" w:rsidRDefault="00A367DA">
            <w:pPr>
              <w:pStyle w:val="TableParagraph"/>
              <w:spacing w:before="105"/>
              <w:ind w:right="116"/>
              <w:jc w:val="right"/>
            </w:pPr>
            <w:hyperlink w:anchor="_bookmark17" w:history="1">
              <w:proofErr w:type="gramStart"/>
              <w:r>
                <w:t>7.6</w:t>
              </w:r>
              <w:r>
                <w:rPr>
                  <w:spacing w:val="36"/>
                </w:rPr>
                <w:t xml:space="preserve">  </w:t>
              </w:r>
              <w:r>
                <w:t>Digital</w:t>
              </w:r>
              <w:proofErr w:type="gramEnd"/>
              <w:r>
                <w:rPr>
                  <w:spacing w:val="-1"/>
                </w:rPr>
                <w:t xml:space="preserve"> </w:t>
              </w:r>
              <w:r>
                <w:t>imaging</w:t>
              </w:r>
              <w:r>
                <w:rPr>
                  <w:spacing w:val="-2"/>
                </w:rPr>
                <w:t xml:space="preserve"> </w:t>
              </w:r>
              <w:r>
                <w:t>of</w:t>
              </w:r>
              <w:r>
                <w:rPr>
                  <w:spacing w:val="-2"/>
                </w:rPr>
                <w:t xml:space="preserve"> </w:t>
              </w:r>
              <w:r>
                <w:t>ageing</w:t>
              </w:r>
              <w:r>
                <w:rPr>
                  <w:spacing w:val="-2"/>
                </w:rPr>
                <w:t xml:space="preserve"> </w:t>
              </w:r>
              <w:r>
                <w:t>structures</w:t>
              </w:r>
            </w:hyperlink>
            <w:r>
              <w:rPr>
                <w:spacing w:val="-4"/>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6"/>
              </w:rPr>
              <w:t xml:space="preserve"> </w:t>
            </w:r>
            <w:r>
              <w:rPr>
                <w:spacing w:val="-10"/>
              </w:rPr>
              <w:t>.</w:t>
            </w:r>
          </w:p>
        </w:tc>
        <w:tc>
          <w:tcPr>
            <w:tcW w:w="350" w:type="dxa"/>
          </w:tcPr>
          <w:p w14:paraId="7F892396" w14:textId="77777777" w:rsidR="009E7195" w:rsidRDefault="00A367DA">
            <w:pPr>
              <w:pStyle w:val="TableParagraph"/>
              <w:spacing w:before="105"/>
              <w:ind w:right="47"/>
              <w:jc w:val="right"/>
            </w:pPr>
            <w:r>
              <w:rPr>
                <w:w w:val="99"/>
              </w:rPr>
              <w:t>6</w:t>
            </w:r>
          </w:p>
        </w:tc>
      </w:tr>
      <w:tr w:rsidR="009E7195" w14:paraId="13BAC7A9" w14:textId="77777777">
        <w:trPr>
          <w:trHeight w:val="476"/>
        </w:trPr>
        <w:tc>
          <w:tcPr>
            <w:tcW w:w="9110" w:type="dxa"/>
          </w:tcPr>
          <w:p w14:paraId="39A76B9E" w14:textId="77777777" w:rsidR="009E7195" w:rsidRDefault="00A367DA">
            <w:pPr>
              <w:pStyle w:val="TableParagraph"/>
              <w:spacing w:before="105"/>
              <w:ind w:right="116"/>
              <w:jc w:val="right"/>
            </w:pPr>
            <w:hyperlink w:anchor="_bookmark18" w:history="1">
              <w:proofErr w:type="gramStart"/>
              <w:r>
                <w:t>7.7</w:t>
              </w:r>
              <w:r>
                <w:rPr>
                  <w:spacing w:val="32"/>
                </w:rPr>
                <w:t xml:space="preserve">  </w:t>
              </w:r>
              <w:r>
                <w:t>Analysis</w:t>
              </w:r>
              <w:proofErr w:type="gramEnd"/>
              <w:r>
                <w:t xml:space="preserve"> of</w:t>
              </w:r>
              <w:r>
                <w:rPr>
                  <w:spacing w:val="-2"/>
                </w:rPr>
                <w:t xml:space="preserve"> </w:t>
              </w:r>
              <w:r>
                <w:t>age</w:t>
              </w:r>
              <w:r>
                <w:rPr>
                  <w:spacing w:val="-2"/>
                </w:rPr>
                <w:t xml:space="preserve"> </w:t>
              </w:r>
              <w:r>
                <w:t>estimates</w:t>
              </w:r>
            </w:hyperlink>
            <w:r>
              <w:rPr>
                <w:spacing w:val="60"/>
                <w:w w:val="150"/>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t>.</w:t>
            </w:r>
            <w:r>
              <w:rPr>
                <w:spacing w:val="46"/>
              </w:rPr>
              <w:t xml:space="preserve"> </w:t>
            </w:r>
            <w:r>
              <w:t>.</w:t>
            </w:r>
            <w:r>
              <w:rPr>
                <w:spacing w:val="46"/>
              </w:rPr>
              <w:t xml:space="preserve"> </w:t>
            </w:r>
            <w:r>
              <w:t>.</w:t>
            </w:r>
            <w:r>
              <w:rPr>
                <w:spacing w:val="45"/>
              </w:rPr>
              <w:t xml:space="preserve"> </w:t>
            </w:r>
            <w:r>
              <w:t>.</w:t>
            </w:r>
            <w:r>
              <w:rPr>
                <w:spacing w:val="46"/>
              </w:rPr>
              <w:t xml:space="preserve"> </w:t>
            </w:r>
            <w:r>
              <w:rPr>
                <w:spacing w:val="-10"/>
              </w:rPr>
              <w:t>.</w:t>
            </w:r>
          </w:p>
        </w:tc>
        <w:tc>
          <w:tcPr>
            <w:tcW w:w="350" w:type="dxa"/>
          </w:tcPr>
          <w:p w14:paraId="66D8517B" w14:textId="77777777" w:rsidR="009E7195" w:rsidRDefault="00A367DA">
            <w:pPr>
              <w:pStyle w:val="TableParagraph"/>
              <w:spacing w:before="105"/>
              <w:ind w:right="47"/>
              <w:jc w:val="right"/>
            </w:pPr>
            <w:r>
              <w:rPr>
                <w:w w:val="99"/>
              </w:rPr>
              <w:t>6</w:t>
            </w:r>
          </w:p>
        </w:tc>
      </w:tr>
      <w:tr w:rsidR="009E7195" w14:paraId="1A39485D" w14:textId="77777777">
        <w:trPr>
          <w:trHeight w:val="476"/>
        </w:trPr>
        <w:tc>
          <w:tcPr>
            <w:tcW w:w="9110" w:type="dxa"/>
          </w:tcPr>
          <w:p w14:paraId="7F8A480D" w14:textId="77777777" w:rsidR="009E7195" w:rsidRDefault="00A367DA">
            <w:pPr>
              <w:pStyle w:val="TableParagraph"/>
              <w:spacing w:before="105"/>
              <w:ind w:right="116"/>
              <w:jc w:val="right"/>
            </w:pPr>
            <w:hyperlink w:anchor="_bookmark19" w:history="1">
              <w:proofErr w:type="gramStart"/>
              <w:r>
                <w:t>7.8</w:t>
              </w:r>
              <w:r>
                <w:rPr>
                  <w:spacing w:val="35"/>
                </w:rPr>
                <w:t xml:space="preserve">  </w:t>
              </w:r>
              <w:r>
                <w:t>Preparing</w:t>
              </w:r>
              <w:proofErr w:type="gramEnd"/>
              <w:r>
                <w:rPr>
                  <w:spacing w:val="-3"/>
                </w:rPr>
                <w:t xml:space="preserve"> </w:t>
              </w:r>
              <w:r>
                <w:t>for</w:t>
              </w:r>
              <w:r>
                <w:rPr>
                  <w:spacing w:val="-3"/>
                </w:rPr>
                <w:t xml:space="preserve"> </w:t>
              </w:r>
              <w:r>
                <w:t>changes</w:t>
              </w:r>
              <w:r>
                <w:rPr>
                  <w:spacing w:val="-3"/>
                </w:rPr>
                <w:t xml:space="preserve"> </w:t>
              </w:r>
              <w:r>
                <w:t>associated</w:t>
              </w:r>
              <w:r>
                <w:rPr>
                  <w:spacing w:val="-2"/>
                </w:rPr>
                <w:t xml:space="preserve"> </w:t>
              </w:r>
              <w:r>
                <w:t>with</w:t>
              </w:r>
              <w:r>
                <w:rPr>
                  <w:spacing w:val="-3"/>
                </w:rPr>
                <w:t xml:space="preserve"> </w:t>
              </w:r>
              <w:r>
                <w:t>a</w:t>
              </w:r>
              <w:r>
                <w:rPr>
                  <w:spacing w:val="-3"/>
                </w:rPr>
                <w:t xml:space="preserve"> </w:t>
              </w:r>
              <w:r>
                <w:t>warming</w:t>
              </w:r>
              <w:r>
                <w:rPr>
                  <w:spacing w:val="-2"/>
                </w:rPr>
                <w:t xml:space="preserve"> </w:t>
              </w:r>
              <w:r>
                <w:t>climate</w:t>
              </w:r>
            </w:hyperlink>
            <w:r>
              <w:rPr>
                <w:spacing w:val="62"/>
                <w:w w:val="150"/>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3"/>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t>.</w:t>
            </w:r>
            <w:r>
              <w:rPr>
                <w:spacing w:val="44"/>
              </w:rPr>
              <w:t xml:space="preserve"> </w:t>
            </w:r>
            <w:r>
              <w:rPr>
                <w:spacing w:val="-10"/>
              </w:rPr>
              <w:t>.</w:t>
            </w:r>
          </w:p>
        </w:tc>
        <w:tc>
          <w:tcPr>
            <w:tcW w:w="350" w:type="dxa"/>
          </w:tcPr>
          <w:p w14:paraId="76FB1A9F" w14:textId="77777777" w:rsidR="009E7195" w:rsidRDefault="00A367DA">
            <w:pPr>
              <w:pStyle w:val="TableParagraph"/>
              <w:spacing w:before="105"/>
              <w:ind w:right="47"/>
              <w:jc w:val="right"/>
            </w:pPr>
            <w:r>
              <w:rPr>
                <w:w w:val="99"/>
              </w:rPr>
              <w:t>7</w:t>
            </w:r>
          </w:p>
        </w:tc>
      </w:tr>
      <w:tr w:rsidR="009E7195" w14:paraId="2E5A01CE" w14:textId="77777777">
        <w:trPr>
          <w:trHeight w:val="586"/>
        </w:trPr>
        <w:tc>
          <w:tcPr>
            <w:tcW w:w="9110" w:type="dxa"/>
          </w:tcPr>
          <w:p w14:paraId="2299E257" w14:textId="77777777" w:rsidR="009E7195" w:rsidRDefault="00A367DA">
            <w:pPr>
              <w:pStyle w:val="TableParagraph"/>
              <w:spacing w:before="105"/>
              <w:ind w:right="116"/>
              <w:jc w:val="right"/>
            </w:pPr>
            <w:hyperlink w:anchor="_bookmark20" w:history="1">
              <w:proofErr w:type="gramStart"/>
              <w:r>
                <w:t>7.9</w:t>
              </w:r>
              <w:r>
                <w:rPr>
                  <w:spacing w:val="36"/>
                </w:rPr>
                <w:t xml:space="preserve">  </w:t>
              </w:r>
              <w:r>
                <w:t>Research</w:t>
              </w:r>
              <w:proofErr w:type="gramEnd"/>
              <w:r>
                <w:rPr>
                  <w:spacing w:val="-2"/>
                </w:rPr>
                <w:t xml:space="preserve"> </w:t>
              </w:r>
              <w:r>
                <w:t>and</w:t>
              </w:r>
              <w:r>
                <w:rPr>
                  <w:spacing w:val="-2"/>
                </w:rPr>
                <w:t xml:space="preserve"> </w:t>
              </w:r>
              <w:r>
                <w:t>development</w:t>
              </w:r>
            </w:hyperlink>
            <w:r>
              <w:rPr>
                <w:spacing w:val="70"/>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6"/>
              </w:rPr>
              <w:t xml:space="preserve"> </w:t>
            </w:r>
            <w:r>
              <w:t>.</w:t>
            </w:r>
            <w:r>
              <w:rPr>
                <w:spacing w:val="45"/>
              </w:rPr>
              <w:t xml:space="preserve"> </w:t>
            </w:r>
            <w:r>
              <w:t>.</w:t>
            </w:r>
            <w:r>
              <w:rPr>
                <w:spacing w:val="45"/>
              </w:rPr>
              <w:t xml:space="preserve"> </w:t>
            </w:r>
            <w:r>
              <w:t>.</w:t>
            </w:r>
            <w:r>
              <w:rPr>
                <w:spacing w:val="45"/>
              </w:rPr>
              <w:t xml:space="preserve"> </w:t>
            </w:r>
            <w:r>
              <w:t>.</w:t>
            </w:r>
            <w:r>
              <w:rPr>
                <w:spacing w:val="46"/>
              </w:rPr>
              <w:t xml:space="preserve"> </w:t>
            </w:r>
            <w:r>
              <w:rPr>
                <w:spacing w:val="-10"/>
              </w:rPr>
              <w:t>.</w:t>
            </w:r>
          </w:p>
        </w:tc>
        <w:tc>
          <w:tcPr>
            <w:tcW w:w="350" w:type="dxa"/>
          </w:tcPr>
          <w:p w14:paraId="048CF32F" w14:textId="77777777" w:rsidR="009E7195" w:rsidRDefault="00A367DA">
            <w:pPr>
              <w:pStyle w:val="TableParagraph"/>
              <w:spacing w:before="105"/>
              <w:ind w:right="47"/>
              <w:jc w:val="right"/>
            </w:pPr>
            <w:r>
              <w:rPr>
                <w:w w:val="99"/>
              </w:rPr>
              <w:t>7</w:t>
            </w:r>
          </w:p>
        </w:tc>
      </w:tr>
      <w:tr w:rsidR="009E7195" w14:paraId="1C94D538" w14:textId="77777777">
        <w:trPr>
          <w:trHeight w:val="486"/>
        </w:trPr>
        <w:tc>
          <w:tcPr>
            <w:tcW w:w="9110" w:type="dxa"/>
          </w:tcPr>
          <w:p w14:paraId="4E040A5C" w14:textId="77777777" w:rsidR="009E7195" w:rsidRDefault="00A367DA">
            <w:pPr>
              <w:pStyle w:val="TableParagraph"/>
              <w:spacing w:before="213"/>
              <w:ind w:left="50"/>
              <w:rPr>
                <w:b/>
              </w:rPr>
            </w:pPr>
            <w:hyperlink w:anchor="_bookmark21" w:history="1">
              <w:proofErr w:type="gramStart"/>
              <w:r>
                <w:rPr>
                  <w:b/>
                </w:rPr>
                <w:t>8</w:t>
              </w:r>
              <w:r>
                <w:rPr>
                  <w:b/>
                  <w:spacing w:val="36"/>
                </w:rPr>
                <w:t xml:space="preserve">  </w:t>
              </w:r>
              <w:r>
                <w:rPr>
                  <w:b/>
                  <w:spacing w:val="-2"/>
                </w:rPr>
                <w:t>Acknowledgements</w:t>
              </w:r>
              <w:proofErr w:type="gramEnd"/>
            </w:hyperlink>
          </w:p>
        </w:tc>
        <w:tc>
          <w:tcPr>
            <w:tcW w:w="350" w:type="dxa"/>
          </w:tcPr>
          <w:p w14:paraId="0C0E530D" w14:textId="77777777" w:rsidR="009E7195" w:rsidRDefault="00A367DA">
            <w:pPr>
              <w:pStyle w:val="TableParagraph"/>
              <w:spacing w:before="213"/>
              <w:ind w:right="49"/>
              <w:jc w:val="right"/>
              <w:rPr>
                <w:b/>
              </w:rPr>
            </w:pPr>
            <w:r>
              <w:rPr>
                <w:b/>
                <w:w w:val="99"/>
              </w:rPr>
              <w:t>7</w:t>
            </w:r>
          </w:p>
        </w:tc>
      </w:tr>
    </w:tbl>
    <w:p w14:paraId="14C4815D" w14:textId="77777777" w:rsidR="009E7195" w:rsidRDefault="009E7195">
      <w:pPr>
        <w:jc w:val="right"/>
        <w:sectPr w:rsidR="009E7195">
          <w:pgSz w:w="12240" w:h="15840"/>
          <w:pgMar w:top="1460" w:right="1280" w:bottom="1060" w:left="1280" w:header="0" w:footer="870" w:gutter="0"/>
          <w:cols w:space="720"/>
        </w:sectPr>
      </w:pPr>
    </w:p>
    <w:sdt>
      <w:sdtPr>
        <w:id w:val="115338900"/>
        <w:docPartObj>
          <w:docPartGallery w:val="Table of Contents"/>
          <w:docPartUnique/>
        </w:docPartObj>
      </w:sdtPr>
      <w:sdtEndPr/>
      <w:sdtContent>
        <w:p w14:paraId="51A39338" w14:textId="77777777" w:rsidR="009E7195" w:rsidRDefault="00A367DA">
          <w:pPr>
            <w:pStyle w:val="TOC1"/>
            <w:numPr>
              <w:ilvl w:val="0"/>
              <w:numId w:val="11"/>
            </w:numPr>
            <w:tabs>
              <w:tab w:val="left" w:pos="487"/>
              <w:tab w:val="left" w:pos="488"/>
              <w:tab w:val="right" w:pos="9519"/>
            </w:tabs>
            <w:spacing w:before="72"/>
          </w:pPr>
          <w:hyperlink w:anchor="_bookmark22" w:history="1">
            <w:r>
              <w:rPr>
                <w:spacing w:val="-2"/>
              </w:rPr>
              <w:t>References</w:t>
            </w:r>
          </w:hyperlink>
          <w:r>
            <w:rPr>
              <w:rFonts w:ascii="Times New Roman"/>
              <w:b w:val="0"/>
            </w:rPr>
            <w:tab/>
          </w:r>
          <w:r>
            <w:rPr>
              <w:spacing w:val="-10"/>
            </w:rPr>
            <w:t>8</w:t>
          </w:r>
        </w:p>
        <w:p w14:paraId="0B539B4C" w14:textId="77777777" w:rsidR="009E7195" w:rsidRDefault="00A367DA">
          <w:pPr>
            <w:pStyle w:val="TOC1"/>
            <w:numPr>
              <w:ilvl w:val="0"/>
              <w:numId w:val="11"/>
            </w:numPr>
            <w:tabs>
              <w:tab w:val="left" w:pos="488"/>
              <w:tab w:val="right" w:pos="9519"/>
            </w:tabs>
            <w:spacing w:before="443"/>
            <w:ind w:hanging="329"/>
          </w:pPr>
          <w:hyperlink w:anchor="_bookmark23" w:history="1">
            <w:r>
              <w:rPr>
                <w:spacing w:val="-2"/>
              </w:rPr>
              <w:t>Figures</w:t>
            </w:r>
          </w:hyperlink>
          <w:r>
            <w:rPr>
              <w:rFonts w:ascii="Times New Roman"/>
              <w:b w:val="0"/>
            </w:rPr>
            <w:tab/>
          </w:r>
          <w:r>
            <w:rPr>
              <w:spacing w:val="-10"/>
            </w:rPr>
            <w:t>8</w:t>
          </w:r>
        </w:p>
        <w:p w14:paraId="21795ED2" w14:textId="77777777" w:rsidR="009E7195" w:rsidRDefault="00A367DA">
          <w:pPr>
            <w:pStyle w:val="TOC1"/>
            <w:tabs>
              <w:tab w:val="right" w:pos="9519"/>
            </w:tabs>
          </w:pPr>
          <w:hyperlink w:anchor="_bookmark24" w:history="1">
            <w:r>
              <w:rPr>
                <w:spacing w:val="-2"/>
              </w:rPr>
              <w:t>APPENDICES</w:t>
            </w:r>
          </w:hyperlink>
          <w:r>
            <w:rPr>
              <w:rFonts w:ascii="Times New Roman"/>
              <w:b w:val="0"/>
            </w:rPr>
            <w:tab/>
          </w:r>
          <w:r>
            <w:rPr>
              <w:spacing w:val="-10"/>
            </w:rPr>
            <w:t>8</w:t>
          </w:r>
        </w:p>
        <w:p w14:paraId="48375835" w14:textId="77777777" w:rsidR="009E7195" w:rsidRDefault="00A367DA">
          <w:pPr>
            <w:pStyle w:val="TOC1"/>
            <w:tabs>
              <w:tab w:val="right" w:pos="9519"/>
            </w:tabs>
          </w:pPr>
          <w:hyperlink w:anchor="_bookmark25" w:history="1">
            <w:r>
              <w:t>A</w:t>
            </w:r>
            <w:r>
              <w:rPr>
                <w:spacing w:val="66"/>
                <w:w w:val="150"/>
              </w:rPr>
              <w:t xml:space="preserve"> </w:t>
            </w:r>
            <w:r>
              <w:t>List</w:t>
            </w:r>
            <w:r>
              <w:rPr>
                <w:spacing w:val="-5"/>
              </w:rPr>
              <w:t xml:space="preserve"> </w:t>
            </w:r>
            <w:r>
              <w:t>of</w:t>
            </w:r>
            <w:r>
              <w:rPr>
                <w:spacing w:val="-5"/>
              </w:rPr>
              <w:t xml:space="preserve"> </w:t>
            </w:r>
            <w:r>
              <w:t>workshop</w:t>
            </w:r>
            <w:r>
              <w:rPr>
                <w:spacing w:val="-5"/>
              </w:rPr>
              <w:t xml:space="preserve"> </w:t>
            </w:r>
            <w:r>
              <w:rPr>
                <w:spacing w:val="-2"/>
              </w:rPr>
              <w:t>participants</w:t>
            </w:r>
          </w:hyperlink>
          <w:r>
            <w:rPr>
              <w:rFonts w:ascii="Times New Roman"/>
              <w:b w:val="0"/>
            </w:rPr>
            <w:tab/>
          </w:r>
          <w:r>
            <w:rPr>
              <w:spacing w:val="-5"/>
            </w:rPr>
            <w:t>10</w:t>
          </w:r>
        </w:p>
      </w:sdtContent>
    </w:sdt>
    <w:p w14:paraId="0E3FD2C2" w14:textId="77777777" w:rsidR="009E7195" w:rsidRDefault="009E7195">
      <w:pPr>
        <w:sectPr w:rsidR="009E7195">
          <w:pgSz w:w="12240" w:h="15840"/>
          <w:pgMar w:top="1400" w:right="1280" w:bottom="1060" w:left="1280" w:header="0" w:footer="870" w:gutter="0"/>
          <w:cols w:space="720"/>
        </w:sectPr>
      </w:pPr>
    </w:p>
    <w:p w14:paraId="4185065D" w14:textId="77777777" w:rsidR="009E7195" w:rsidRDefault="00A367DA">
      <w:pPr>
        <w:pStyle w:val="Heading1"/>
        <w:spacing w:before="72"/>
        <w:ind w:left="574" w:right="568" w:firstLine="0"/>
        <w:jc w:val="center"/>
      </w:pPr>
      <w:bookmarkStart w:id="1" w:name="ABSTRACT"/>
      <w:bookmarkStart w:id="2" w:name="_bookmark0"/>
      <w:bookmarkEnd w:id="1"/>
      <w:bookmarkEnd w:id="2"/>
      <w:r>
        <w:rPr>
          <w:spacing w:val="-2"/>
        </w:rPr>
        <w:t>ABSTRACT</w:t>
      </w:r>
    </w:p>
    <w:p w14:paraId="2751E5DE" w14:textId="77777777" w:rsidR="009E7195" w:rsidRDefault="009E7195">
      <w:pPr>
        <w:pStyle w:val="BodyText"/>
        <w:rPr>
          <w:b/>
          <w:sz w:val="26"/>
        </w:rPr>
      </w:pPr>
    </w:p>
    <w:p w14:paraId="0BEC4573" w14:textId="77777777" w:rsidR="009E7195" w:rsidRDefault="00A367DA">
      <w:pPr>
        <w:pStyle w:val="BodyText"/>
        <w:spacing w:before="188" w:line="256" w:lineRule="auto"/>
        <w:ind w:left="371" w:right="107" w:hanging="212"/>
      </w:pPr>
      <w:r>
        <w:t xml:space="preserve">Ricard, D., </w:t>
      </w:r>
      <w:proofErr w:type="spellStart"/>
      <w:r>
        <w:t>Adamack</w:t>
      </w:r>
      <w:proofErr w:type="spellEnd"/>
      <w:r>
        <w:t xml:space="preserve">, A., Burbank, J., Comeau, P., Daigle, A., </w:t>
      </w:r>
      <w:proofErr w:type="spellStart"/>
      <w:r>
        <w:t>Debertin</w:t>
      </w:r>
      <w:proofErr w:type="spellEnd"/>
      <w:r>
        <w:t>, A., Emond, K., Loewen, T.,</w:t>
      </w:r>
      <w:r>
        <w:rPr>
          <w:spacing w:val="-10"/>
        </w:rPr>
        <w:t xml:space="preserve"> </w:t>
      </w:r>
      <w:r>
        <w:t>Puncher,</w:t>
      </w:r>
      <w:r>
        <w:rPr>
          <w:spacing w:val="-10"/>
        </w:rPr>
        <w:t xml:space="preserve"> </w:t>
      </w:r>
      <w:r>
        <w:t>G.,</w:t>
      </w:r>
      <w:r>
        <w:rPr>
          <w:spacing w:val="-10"/>
        </w:rPr>
        <w:t xml:space="preserve"> </w:t>
      </w:r>
      <w:r>
        <w:t>Rolland,</w:t>
      </w:r>
      <w:r>
        <w:rPr>
          <w:spacing w:val="-10"/>
        </w:rPr>
        <w:t xml:space="preserve"> </w:t>
      </w:r>
      <w:r>
        <w:t>N.,</w:t>
      </w:r>
      <w:r>
        <w:rPr>
          <w:spacing w:val="-10"/>
        </w:rPr>
        <w:t xml:space="preserve"> </w:t>
      </w:r>
      <w:r>
        <w:t>Schofield,</w:t>
      </w:r>
      <w:r>
        <w:rPr>
          <w:spacing w:val="-10"/>
        </w:rPr>
        <w:t xml:space="preserve"> </w:t>
      </w:r>
      <w:r>
        <w:t>M.,</w:t>
      </w:r>
      <w:r>
        <w:rPr>
          <w:spacing w:val="-10"/>
        </w:rPr>
        <w:t xml:space="preserve"> </w:t>
      </w:r>
      <w:r>
        <w:t>Smith,</w:t>
      </w:r>
      <w:r>
        <w:rPr>
          <w:spacing w:val="-10"/>
        </w:rPr>
        <w:t xml:space="preserve"> </w:t>
      </w:r>
      <w:r>
        <w:t>A.,</w:t>
      </w:r>
      <w:r>
        <w:rPr>
          <w:spacing w:val="-10"/>
        </w:rPr>
        <w:t xml:space="preserve"> </w:t>
      </w:r>
      <w:r>
        <w:t>Sylvain,</w:t>
      </w:r>
      <w:r>
        <w:rPr>
          <w:spacing w:val="-10"/>
        </w:rPr>
        <w:t xml:space="preserve"> </w:t>
      </w:r>
      <w:r>
        <w:t>F.-É.</w:t>
      </w:r>
      <w:r>
        <w:rPr>
          <w:spacing w:val="-10"/>
        </w:rPr>
        <w:t xml:space="preserve"> </w:t>
      </w:r>
      <w:r>
        <w:t>and</w:t>
      </w:r>
      <w:r>
        <w:rPr>
          <w:spacing w:val="-10"/>
        </w:rPr>
        <w:t xml:space="preserve"> </w:t>
      </w:r>
      <w:proofErr w:type="spellStart"/>
      <w:r>
        <w:t>Wischniowski</w:t>
      </w:r>
      <w:proofErr w:type="spellEnd"/>
      <w:r>
        <w:t>,</w:t>
      </w:r>
      <w:r>
        <w:rPr>
          <w:spacing w:val="-10"/>
        </w:rPr>
        <w:t xml:space="preserve"> </w:t>
      </w:r>
      <w:r>
        <w:t>S.</w:t>
      </w:r>
      <w:r>
        <w:rPr>
          <w:spacing w:val="-10"/>
        </w:rPr>
        <w:t xml:space="preserve"> </w:t>
      </w:r>
      <w:r>
        <w:t>2023. Proceedings of the Technical Expertise in Stock Assessment (TESA) national workshop on Best</w:t>
      </w:r>
      <w:r>
        <w:rPr>
          <w:spacing w:val="-5"/>
        </w:rPr>
        <w:t xml:space="preserve"> </w:t>
      </w:r>
      <w:proofErr w:type="spellStart"/>
      <w:r>
        <w:t>pratices</w:t>
      </w:r>
      <w:proofErr w:type="spellEnd"/>
      <w:r>
        <w:rPr>
          <w:spacing w:val="-5"/>
        </w:rPr>
        <w:t xml:space="preserve"> </w:t>
      </w:r>
      <w:r>
        <w:t>in</w:t>
      </w:r>
      <w:r>
        <w:rPr>
          <w:spacing w:val="-5"/>
        </w:rPr>
        <w:t xml:space="preserve"> </w:t>
      </w:r>
      <w:r>
        <w:t>age</w:t>
      </w:r>
      <w:r>
        <w:rPr>
          <w:spacing w:val="-5"/>
        </w:rPr>
        <w:t xml:space="preserve"> </w:t>
      </w:r>
      <w:r>
        <w:t>estimation,</w:t>
      </w:r>
      <w:r>
        <w:rPr>
          <w:spacing w:val="-5"/>
        </w:rPr>
        <w:t xml:space="preserve"> </w:t>
      </w:r>
      <w:r>
        <w:t>31</w:t>
      </w:r>
      <w:r>
        <w:rPr>
          <w:spacing w:val="-5"/>
        </w:rPr>
        <w:t xml:space="preserve"> </w:t>
      </w:r>
      <w:r>
        <w:t>January,</w:t>
      </w:r>
      <w:r>
        <w:rPr>
          <w:spacing w:val="-5"/>
        </w:rPr>
        <w:t xml:space="preserve"> </w:t>
      </w:r>
      <w:r>
        <w:t>01-02</w:t>
      </w:r>
      <w:r>
        <w:rPr>
          <w:spacing w:val="-5"/>
        </w:rPr>
        <w:t xml:space="preserve"> </w:t>
      </w:r>
      <w:r>
        <w:t>February</w:t>
      </w:r>
      <w:r>
        <w:rPr>
          <w:spacing w:val="-5"/>
        </w:rPr>
        <w:t xml:space="preserve"> </w:t>
      </w:r>
      <w:r>
        <w:t>2023</w:t>
      </w:r>
      <w:r>
        <w:rPr>
          <w:spacing w:val="-5"/>
        </w:rPr>
        <w:t xml:space="preserve"> </w:t>
      </w:r>
      <w:r>
        <w:t>in</w:t>
      </w:r>
      <w:r>
        <w:rPr>
          <w:spacing w:val="-5"/>
        </w:rPr>
        <w:t xml:space="preserve"> </w:t>
      </w:r>
      <w:r>
        <w:t>Moncton,</w:t>
      </w:r>
      <w:r>
        <w:rPr>
          <w:spacing w:val="-5"/>
        </w:rPr>
        <w:t xml:space="preserve"> </w:t>
      </w:r>
      <w:r>
        <w:t>New</w:t>
      </w:r>
      <w:r>
        <w:rPr>
          <w:spacing w:val="-5"/>
        </w:rPr>
        <w:t xml:space="preserve"> </w:t>
      </w:r>
      <w:r>
        <w:t xml:space="preserve">Brunswick. Can. Tech. Rep. Fish. </w:t>
      </w:r>
      <w:proofErr w:type="spellStart"/>
      <w:r>
        <w:t>Aquat</w:t>
      </w:r>
      <w:proofErr w:type="spellEnd"/>
      <w:r>
        <w:t xml:space="preserve">. Sci. </w:t>
      </w:r>
      <w:proofErr w:type="spellStart"/>
      <w:r>
        <w:t>nnn</w:t>
      </w:r>
      <w:proofErr w:type="spellEnd"/>
      <w:r>
        <w:t xml:space="preserve">: </w:t>
      </w:r>
      <w:hyperlink w:anchor="_bookmark1" w:history="1">
        <w:r>
          <w:t>vi</w:t>
        </w:r>
      </w:hyperlink>
      <w:r>
        <w:rPr>
          <w:spacing w:val="-21"/>
        </w:rPr>
        <w:t xml:space="preserve"> </w:t>
      </w:r>
      <w:r>
        <w:t>+</w:t>
      </w:r>
      <w:r>
        <w:rPr>
          <w:spacing w:val="-21"/>
        </w:rPr>
        <w:t xml:space="preserve"> </w:t>
      </w:r>
      <w:hyperlink w:anchor="_bookmark27" w:history="1">
        <w:r>
          <w:t>13</w:t>
        </w:r>
      </w:hyperlink>
      <w:r>
        <w:rPr>
          <w:spacing w:val="-21"/>
        </w:rPr>
        <w:t xml:space="preserve"> </w:t>
      </w:r>
      <w:r>
        <w:t>p.</w:t>
      </w:r>
    </w:p>
    <w:p w14:paraId="0231116A" w14:textId="77777777" w:rsidR="009E7195" w:rsidRDefault="009E7195">
      <w:pPr>
        <w:pStyle w:val="BodyText"/>
        <w:spacing w:before="9"/>
        <w:rPr>
          <w:sz w:val="38"/>
        </w:rPr>
      </w:pPr>
    </w:p>
    <w:p w14:paraId="2F75D1AC" w14:textId="77777777" w:rsidR="009E7195" w:rsidRDefault="00A367DA">
      <w:pPr>
        <w:pStyle w:val="BodyText"/>
        <w:ind w:left="160"/>
      </w:pPr>
      <w:r>
        <w:t>Here</w:t>
      </w:r>
      <w:r>
        <w:rPr>
          <w:spacing w:val="-7"/>
        </w:rPr>
        <w:t xml:space="preserve"> </w:t>
      </w:r>
      <w:r>
        <w:t>is</w:t>
      </w:r>
      <w:r>
        <w:rPr>
          <w:spacing w:val="-6"/>
        </w:rPr>
        <w:t xml:space="preserve"> </w:t>
      </w:r>
      <w:r>
        <w:t>the</w:t>
      </w:r>
      <w:r>
        <w:rPr>
          <w:spacing w:val="-6"/>
        </w:rPr>
        <w:t xml:space="preserve"> </w:t>
      </w:r>
      <w:r>
        <w:t>abstract</w:t>
      </w:r>
      <w:r>
        <w:rPr>
          <w:spacing w:val="-6"/>
        </w:rPr>
        <w:t xml:space="preserve"> </w:t>
      </w:r>
      <w:r>
        <w:rPr>
          <w:spacing w:val="-2"/>
        </w:rPr>
        <w:t>text.</w:t>
      </w:r>
    </w:p>
    <w:p w14:paraId="55F975DF" w14:textId="77777777" w:rsidR="009E7195" w:rsidRDefault="009E7195">
      <w:pPr>
        <w:sectPr w:rsidR="009E7195">
          <w:pgSz w:w="12240" w:h="15840"/>
          <w:pgMar w:top="1400" w:right="1280" w:bottom="1060" w:left="1280" w:header="0" w:footer="870" w:gutter="0"/>
          <w:cols w:space="720"/>
        </w:sectPr>
      </w:pPr>
    </w:p>
    <w:p w14:paraId="5E2BDA4E" w14:textId="77777777" w:rsidR="009E7195" w:rsidRDefault="00A367DA">
      <w:pPr>
        <w:pStyle w:val="Heading1"/>
        <w:spacing w:before="72"/>
        <w:ind w:left="572" w:right="572" w:firstLine="0"/>
        <w:jc w:val="center"/>
      </w:pPr>
      <w:bookmarkStart w:id="3" w:name="RÉSUMÉ"/>
      <w:bookmarkStart w:id="4" w:name="_bookmark1"/>
      <w:bookmarkEnd w:id="3"/>
      <w:bookmarkEnd w:id="4"/>
      <w:r>
        <w:rPr>
          <w:spacing w:val="-2"/>
        </w:rPr>
        <w:t>RÉSUMÉ</w:t>
      </w:r>
    </w:p>
    <w:p w14:paraId="5362CA8F" w14:textId="77777777" w:rsidR="009E7195" w:rsidRDefault="009E7195">
      <w:pPr>
        <w:pStyle w:val="BodyText"/>
        <w:rPr>
          <w:b/>
          <w:sz w:val="26"/>
        </w:rPr>
      </w:pPr>
    </w:p>
    <w:p w14:paraId="1001C331" w14:textId="77777777" w:rsidR="009E7195" w:rsidRDefault="00A367DA">
      <w:pPr>
        <w:pStyle w:val="BodyText"/>
        <w:spacing w:before="188" w:line="256" w:lineRule="auto"/>
        <w:ind w:left="371" w:right="107" w:hanging="212"/>
      </w:pPr>
      <w:r>
        <w:t xml:space="preserve">Ricard, D., </w:t>
      </w:r>
      <w:proofErr w:type="spellStart"/>
      <w:r>
        <w:t>Adamack</w:t>
      </w:r>
      <w:proofErr w:type="spellEnd"/>
      <w:r>
        <w:t xml:space="preserve">, A., Burbank, J., Comeau, P., Daigle, A., </w:t>
      </w:r>
      <w:proofErr w:type="spellStart"/>
      <w:r>
        <w:t>Debertin</w:t>
      </w:r>
      <w:proofErr w:type="spellEnd"/>
      <w:r>
        <w:t>, A., Emond, K., Loewen, T.,</w:t>
      </w:r>
      <w:r>
        <w:rPr>
          <w:spacing w:val="-10"/>
        </w:rPr>
        <w:t xml:space="preserve"> </w:t>
      </w:r>
      <w:r>
        <w:t>Puncher,</w:t>
      </w:r>
      <w:r>
        <w:rPr>
          <w:spacing w:val="-10"/>
        </w:rPr>
        <w:t xml:space="preserve"> </w:t>
      </w:r>
      <w:r>
        <w:t>G.,</w:t>
      </w:r>
      <w:r>
        <w:rPr>
          <w:spacing w:val="-10"/>
        </w:rPr>
        <w:t xml:space="preserve"> </w:t>
      </w:r>
      <w:r>
        <w:t>Rolland,</w:t>
      </w:r>
      <w:r>
        <w:rPr>
          <w:spacing w:val="-10"/>
        </w:rPr>
        <w:t xml:space="preserve"> </w:t>
      </w:r>
      <w:r>
        <w:t>N.,</w:t>
      </w:r>
      <w:r>
        <w:rPr>
          <w:spacing w:val="-10"/>
        </w:rPr>
        <w:t xml:space="preserve"> </w:t>
      </w:r>
      <w:r>
        <w:t>Schofield,</w:t>
      </w:r>
      <w:r>
        <w:rPr>
          <w:spacing w:val="-10"/>
        </w:rPr>
        <w:t xml:space="preserve"> </w:t>
      </w:r>
      <w:r>
        <w:t>M.,</w:t>
      </w:r>
      <w:r>
        <w:rPr>
          <w:spacing w:val="-10"/>
        </w:rPr>
        <w:t xml:space="preserve"> </w:t>
      </w:r>
      <w:r>
        <w:t>Smith,</w:t>
      </w:r>
      <w:r>
        <w:rPr>
          <w:spacing w:val="-10"/>
        </w:rPr>
        <w:t xml:space="preserve"> </w:t>
      </w:r>
      <w:r>
        <w:t>A.,</w:t>
      </w:r>
      <w:r>
        <w:rPr>
          <w:spacing w:val="-10"/>
        </w:rPr>
        <w:t xml:space="preserve"> </w:t>
      </w:r>
      <w:r>
        <w:t>Sylvain,</w:t>
      </w:r>
      <w:r>
        <w:rPr>
          <w:spacing w:val="-10"/>
        </w:rPr>
        <w:t xml:space="preserve"> </w:t>
      </w:r>
      <w:r>
        <w:t>F.-É.</w:t>
      </w:r>
      <w:r>
        <w:rPr>
          <w:spacing w:val="-10"/>
        </w:rPr>
        <w:t xml:space="preserve"> </w:t>
      </w:r>
      <w:r>
        <w:t>and</w:t>
      </w:r>
      <w:r>
        <w:rPr>
          <w:spacing w:val="-10"/>
        </w:rPr>
        <w:t xml:space="preserve"> </w:t>
      </w:r>
      <w:proofErr w:type="spellStart"/>
      <w:r>
        <w:t>Wischniowski</w:t>
      </w:r>
      <w:proofErr w:type="spellEnd"/>
      <w:r>
        <w:t>,</w:t>
      </w:r>
      <w:r>
        <w:rPr>
          <w:spacing w:val="-10"/>
        </w:rPr>
        <w:t xml:space="preserve"> </w:t>
      </w:r>
      <w:r>
        <w:t>S.</w:t>
      </w:r>
      <w:r>
        <w:rPr>
          <w:spacing w:val="-10"/>
        </w:rPr>
        <w:t xml:space="preserve"> </w:t>
      </w:r>
      <w:r>
        <w:t>2023. Proceedings of the Technical Expertise in Stock Assessment (TESA) national workshop on Best</w:t>
      </w:r>
      <w:r>
        <w:rPr>
          <w:spacing w:val="-5"/>
        </w:rPr>
        <w:t xml:space="preserve"> </w:t>
      </w:r>
      <w:proofErr w:type="spellStart"/>
      <w:r>
        <w:t>pratices</w:t>
      </w:r>
      <w:proofErr w:type="spellEnd"/>
      <w:r>
        <w:rPr>
          <w:spacing w:val="-5"/>
        </w:rPr>
        <w:t xml:space="preserve"> </w:t>
      </w:r>
      <w:r>
        <w:t>in</w:t>
      </w:r>
      <w:r>
        <w:rPr>
          <w:spacing w:val="-5"/>
        </w:rPr>
        <w:t xml:space="preserve"> </w:t>
      </w:r>
      <w:r>
        <w:t>age</w:t>
      </w:r>
      <w:r>
        <w:rPr>
          <w:spacing w:val="-5"/>
        </w:rPr>
        <w:t xml:space="preserve"> </w:t>
      </w:r>
      <w:r>
        <w:t>estimation,</w:t>
      </w:r>
      <w:r>
        <w:rPr>
          <w:spacing w:val="-5"/>
        </w:rPr>
        <w:t xml:space="preserve"> </w:t>
      </w:r>
      <w:r>
        <w:t>31</w:t>
      </w:r>
      <w:r>
        <w:rPr>
          <w:spacing w:val="-5"/>
        </w:rPr>
        <w:t xml:space="preserve"> </w:t>
      </w:r>
      <w:r>
        <w:t>January,</w:t>
      </w:r>
      <w:r>
        <w:rPr>
          <w:spacing w:val="-5"/>
        </w:rPr>
        <w:t xml:space="preserve"> </w:t>
      </w:r>
      <w:r>
        <w:t>01-02</w:t>
      </w:r>
      <w:r>
        <w:rPr>
          <w:spacing w:val="-5"/>
        </w:rPr>
        <w:t xml:space="preserve"> </w:t>
      </w:r>
      <w:r>
        <w:t>February</w:t>
      </w:r>
      <w:r>
        <w:rPr>
          <w:spacing w:val="-5"/>
        </w:rPr>
        <w:t xml:space="preserve"> </w:t>
      </w:r>
      <w:r>
        <w:t>2023</w:t>
      </w:r>
      <w:r>
        <w:rPr>
          <w:spacing w:val="-5"/>
        </w:rPr>
        <w:t xml:space="preserve"> </w:t>
      </w:r>
      <w:r>
        <w:t>in</w:t>
      </w:r>
      <w:r>
        <w:rPr>
          <w:spacing w:val="-5"/>
        </w:rPr>
        <w:t xml:space="preserve"> </w:t>
      </w:r>
      <w:r>
        <w:t>Moncton,</w:t>
      </w:r>
      <w:r>
        <w:rPr>
          <w:spacing w:val="-5"/>
        </w:rPr>
        <w:t xml:space="preserve"> </w:t>
      </w:r>
      <w:r>
        <w:t>New</w:t>
      </w:r>
      <w:r>
        <w:rPr>
          <w:spacing w:val="-5"/>
        </w:rPr>
        <w:t xml:space="preserve"> </w:t>
      </w:r>
      <w:r>
        <w:t xml:space="preserve">Brunswick. Can. Tech. Rep. Fish. </w:t>
      </w:r>
      <w:proofErr w:type="spellStart"/>
      <w:r>
        <w:t>Aquat</w:t>
      </w:r>
      <w:proofErr w:type="spellEnd"/>
      <w:r>
        <w:t xml:space="preserve">. Sci. </w:t>
      </w:r>
      <w:proofErr w:type="spellStart"/>
      <w:r>
        <w:t>nnn</w:t>
      </w:r>
      <w:proofErr w:type="spellEnd"/>
      <w:r>
        <w:t xml:space="preserve">: </w:t>
      </w:r>
      <w:hyperlink w:anchor="_bookmark1" w:history="1">
        <w:r>
          <w:t>vi</w:t>
        </w:r>
      </w:hyperlink>
      <w:r>
        <w:rPr>
          <w:spacing w:val="-21"/>
        </w:rPr>
        <w:t xml:space="preserve"> </w:t>
      </w:r>
      <w:r>
        <w:t>+</w:t>
      </w:r>
      <w:r>
        <w:rPr>
          <w:spacing w:val="-21"/>
        </w:rPr>
        <w:t xml:space="preserve"> </w:t>
      </w:r>
      <w:hyperlink w:anchor="_bookmark27" w:history="1">
        <w:r>
          <w:t>13</w:t>
        </w:r>
      </w:hyperlink>
      <w:r>
        <w:rPr>
          <w:spacing w:val="-21"/>
        </w:rPr>
        <w:t xml:space="preserve"> </w:t>
      </w:r>
      <w:r>
        <w:t>p.</w:t>
      </w:r>
    </w:p>
    <w:p w14:paraId="2EA9F037" w14:textId="77777777" w:rsidR="009E7195" w:rsidRDefault="009E7195">
      <w:pPr>
        <w:pStyle w:val="BodyText"/>
        <w:spacing w:before="9"/>
        <w:rPr>
          <w:sz w:val="38"/>
        </w:rPr>
      </w:pPr>
    </w:p>
    <w:p w14:paraId="48713769" w14:textId="77777777" w:rsidR="009E7195" w:rsidRDefault="00A367DA">
      <w:pPr>
        <w:pStyle w:val="BodyText"/>
        <w:ind w:left="152"/>
      </w:pPr>
      <w:proofErr w:type="spellStart"/>
      <w:r>
        <w:t>Voici</w:t>
      </w:r>
      <w:proofErr w:type="spellEnd"/>
      <w:r>
        <w:rPr>
          <w:spacing w:val="-14"/>
        </w:rPr>
        <w:t xml:space="preserve"> </w:t>
      </w:r>
      <w:r>
        <w:t>le</w:t>
      </w:r>
      <w:r>
        <w:rPr>
          <w:spacing w:val="-13"/>
        </w:rPr>
        <w:t xml:space="preserve"> </w:t>
      </w:r>
      <w:r>
        <w:rPr>
          <w:spacing w:val="-2"/>
        </w:rPr>
        <w:t>résumé.</w:t>
      </w:r>
    </w:p>
    <w:p w14:paraId="3A679149" w14:textId="77777777" w:rsidR="009E7195" w:rsidRDefault="009E7195">
      <w:pPr>
        <w:sectPr w:rsidR="009E7195">
          <w:pgSz w:w="12240" w:h="15840"/>
          <w:pgMar w:top="1400" w:right="1280" w:bottom="1060" w:left="1280" w:header="0" w:footer="870" w:gutter="0"/>
          <w:cols w:space="720"/>
        </w:sectPr>
      </w:pPr>
    </w:p>
    <w:p w14:paraId="323D64B4" w14:textId="77777777" w:rsidR="009E7195" w:rsidRDefault="00A367DA">
      <w:pPr>
        <w:pStyle w:val="Heading1"/>
        <w:numPr>
          <w:ilvl w:val="0"/>
          <w:numId w:val="10"/>
        </w:numPr>
        <w:tabs>
          <w:tab w:val="left" w:pos="4375"/>
          <w:tab w:val="left" w:pos="4376"/>
        </w:tabs>
        <w:spacing w:before="72"/>
        <w:jc w:val="left"/>
      </w:pPr>
      <w:bookmarkStart w:id="5" w:name="Introduction"/>
      <w:bookmarkStart w:id="6" w:name="_bookmark2"/>
      <w:bookmarkEnd w:id="5"/>
      <w:bookmarkEnd w:id="6"/>
      <w:r>
        <w:rPr>
          <w:spacing w:val="-2"/>
        </w:rPr>
        <w:t>Introduction</w:t>
      </w:r>
    </w:p>
    <w:p w14:paraId="784D164B" w14:textId="77777777" w:rsidR="009E7195" w:rsidRDefault="009E7195">
      <w:pPr>
        <w:pStyle w:val="BodyText"/>
        <w:rPr>
          <w:b/>
          <w:sz w:val="26"/>
        </w:rPr>
      </w:pPr>
    </w:p>
    <w:p w14:paraId="405D3155" w14:textId="77777777" w:rsidR="009E7195" w:rsidRDefault="00A367DA">
      <w:pPr>
        <w:pStyle w:val="BodyText"/>
        <w:spacing w:before="188" w:line="256" w:lineRule="auto"/>
        <w:ind w:left="160" w:right="107" w:hanging="7"/>
      </w:pPr>
      <w:r>
        <w:t>The purpose of the Technical Expertise in Stock Assessment (TESA) program is to promote stock assessmen</w:t>
      </w:r>
      <w:r>
        <w:t>t excellence through organizing national activities that contribute to the development</w:t>
      </w:r>
      <w:r>
        <w:rPr>
          <w:spacing w:val="-3"/>
        </w:rPr>
        <w:t xml:space="preserve"> </w:t>
      </w:r>
      <w:r>
        <w:t>of</w:t>
      </w:r>
      <w:r>
        <w:rPr>
          <w:spacing w:val="-3"/>
        </w:rPr>
        <w:t xml:space="preserve"> </w:t>
      </w:r>
      <w:r>
        <w:t>expertise</w:t>
      </w:r>
      <w:r>
        <w:rPr>
          <w:spacing w:val="-3"/>
        </w:rPr>
        <w:t xml:space="preserve"> </w:t>
      </w:r>
      <w:r>
        <w:t>in</w:t>
      </w:r>
      <w:r>
        <w:rPr>
          <w:spacing w:val="-3"/>
        </w:rPr>
        <w:t xml:space="preserve"> </w:t>
      </w:r>
      <w:r>
        <w:t>stock</w:t>
      </w:r>
      <w:r>
        <w:rPr>
          <w:spacing w:val="-3"/>
        </w:rPr>
        <w:t xml:space="preserve"> </w:t>
      </w:r>
      <w:r>
        <w:t>assessment</w:t>
      </w:r>
      <w:r>
        <w:rPr>
          <w:spacing w:val="-3"/>
        </w:rPr>
        <w:t xml:space="preserve"> </w:t>
      </w:r>
      <w:r>
        <w:t>across</w:t>
      </w:r>
      <w:r>
        <w:rPr>
          <w:spacing w:val="-3"/>
        </w:rPr>
        <w:t xml:space="preserve"> </w:t>
      </w:r>
      <w:r>
        <w:t>Fisheries</w:t>
      </w:r>
      <w:r>
        <w:rPr>
          <w:spacing w:val="-3"/>
        </w:rPr>
        <w:t xml:space="preserve"> </w:t>
      </w:r>
      <w:r>
        <w:t>and</w:t>
      </w:r>
      <w:r>
        <w:rPr>
          <w:spacing w:val="-3"/>
        </w:rPr>
        <w:t xml:space="preserve"> </w:t>
      </w:r>
      <w:r>
        <w:t>Oceans</w:t>
      </w:r>
      <w:r>
        <w:rPr>
          <w:spacing w:val="-3"/>
        </w:rPr>
        <w:t xml:space="preserve"> </w:t>
      </w:r>
      <w:r>
        <w:t>Canada</w:t>
      </w:r>
      <w:r>
        <w:rPr>
          <w:spacing w:val="-3"/>
        </w:rPr>
        <w:t xml:space="preserve"> </w:t>
      </w:r>
      <w:r>
        <w:t>(DFO).</w:t>
      </w:r>
    </w:p>
    <w:p w14:paraId="523A6DE8" w14:textId="77777777" w:rsidR="009E7195" w:rsidRDefault="00A367DA">
      <w:pPr>
        <w:pStyle w:val="BodyText"/>
        <w:spacing w:before="207" w:line="256" w:lineRule="auto"/>
        <w:ind w:left="160" w:right="301" w:hanging="7"/>
      </w:pPr>
      <w:r>
        <w:t>TESA was created in 2009, in response to a loss of stock assessment expertise in DFO owing to retirements.</w:t>
      </w:r>
      <w:r>
        <w:rPr>
          <w:spacing w:val="31"/>
        </w:rPr>
        <w:t xml:space="preserve"> </w:t>
      </w:r>
      <w:r>
        <w:t xml:space="preserve">Each year, TESA </w:t>
      </w:r>
      <w:proofErr w:type="spellStart"/>
      <w:r>
        <w:t>organises</w:t>
      </w:r>
      <w:proofErr w:type="spellEnd"/>
      <w:r>
        <w:t xml:space="preserve"> three or four training courses and one or two topical workshops on stock assessment issues.</w:t>
      </w:r>
      <w:r>
        <w:rPr>
          <w:spacing w:val="33"/>
        </w:rPr>
        <w:t xml:space="preserve"> </w:t>
      </w:r>
      <w:r>
        <w:t>TESA is a national program with</w:t>
      </w:r>
      <w:r>
        <w:t xml:space="preserve"> one or </w:t>
      </w:r>
      <w:proofErr w:type="gramStart"/>
      <w:r>
        <w:t>two</w:t>
      </w:r>
      <w:proofErr w:type="gramEnd"/>
    </w:p>
    <w:p w14:paraId="269749EE" w14:textId="77777777" w:rsidR="009E7195" w:rsidRDefault="00A367DA">
      <w:pPr>
        <w:pStyle w:val="BodyText"/>
        <w:spacing w:before="1" w:line="256" w:lineRule="auto"/>
        <w:ind w:left="160"/>
      </w:pPr>
      <w:r>
        <w:t>representatives</w:t>
      </w:r>
      <w:r>
        <w:rPr>
          <w:spacing w:val="-3"/>
        </w:rPr>
        <w:t xml:space="preserve"> </w:t>
      </w:r>
      <w:r>
        <w:t>in</w:t>
      </w:r>
      <w:r>
        <w:rPr>
          <w:spacing w:val="-3"/>
        </w:rPr>
        <w:t xml:space="preserve"> </w:t>
      </w:r>
      <w:r>
        <w:t>each</w:t>
      </w:r>
      <w:r>
        <w:rPr>
          <w:spacing w:val="-3"/>
        </w:rPr>
        <w:t xml:space="preserve"> </w:t>
      </w:r>
      <w:r>
        <w:t>region</w:t>
      </w:r>
      <w:r>
        <w:rPr>
          <w:spacing w:val="-3"/>
        </w:rPr>
        <w:t xml:space="preserve"> </w:t>
      </w:r>
      <w:r>
        <w:t>–</w:t>
      </w:r>
      <w:r>
        <w:rPr>
          <w:spacing w:val="-3"/>
        </w:rPr>
        <w:t xml:space="preserve"> </w:t>
      </w:r>
      <w:r>
        <w:t>for</w:t>
      </w:r>
      <w:r>
        <w:rPr>
          <w:spacing w:val="-3"/>
        </w:rPr>
        <w:t xml:space="preserve"> </w:t>
      </w:r>
      <w:r>
        <w:t>more</w:t>
      </w:r>
      <w:r>
        <w:rPr>
          <w:spacing w:val="-3"/>
        </w:rPr>
        <w:t xml:space="preserve"> </w:t>
      </w:r>
      <w:r>
        <w:t>details</w:t>
      </w:r>
      <w:r>
        <w:rPr>
          <w:spacing w:val="-3"/>
        </w:rPr>
        <w:t xml:space="preserve"> </w:t>
      </w:r>
      <w:r>
        <w:t>see</w:t>
      </w:r>
      <w:r>
        <w:rPr>
          <w:spacing w:val="-3"/>
        </w:rPr>
        <w:t xml:space="preserve"> </w:t>
      </w:r>
      <w:r>
        <w:t>the</w:t>
      </w:r>
      <w:r>
        <w:rPr>
          <w:spacing w:val="-3"/>
        </w:rPr>
        <w:t xml:space="preserve"> </w:t>
      </w:r>
      <w:hyperlink r:id="rId10">
        <w:proofErr w:type="spellStart"/>
        <w:r>
          <w:rPr>
            <w:color w:val="0000FF"/>
            <w:u w:val="single" w:color="0000FF"/>
          </w:rPr>
          <w:t>GCpedia</w:t>
        </w:r>
        <w:proofErr w:type="spellEnd"/>
        <w:r>
          <w:rPr>
            <w:color w:val="0000FF"/>
            <w:spacing w:val="-3"/>
            <w:u w:val="single" w:color="0000FF"/>
          </w:rPr>
          <w:t xml:space="preserve"> </w:t>
        </w:r>
        <w:r>
          <w:rPr>
            <w:color w:val="0000FF"/>
            <w:u w:val="single" w:color="0000FF"/>
          </w:rPr>
          <w:t>website</w:t>
        </w:r>
      </w:hyperlink>
      <w:r>
        <w:rPr>
          <w:color w:val="0000FF"/>
          <w:spacing w:val="-3"/>
        </w:rPr>
        <w:t xml:space="preserve"> </w:t>
      </w:r>
      <w:r>
        <w:t>(only</w:t>
      </w:r>
      <w:r>
        <w:rPr>
          <w:spacing w:val="-3"/>
        </w:rPr>
        <w:t xml:space="preserve"> </w:t>
      </w:r>
      <w:r>
        <w:t>accessible</w:t>
      </w:r>
      <w:r>
        <w:rPr>
          <w:spacing w:val="-3"/>
        </w:rPr>
        <w:t xml:space="preserve"> </w:t>
      </w:r>
      <w:r>
        <w:t>from the DFO network).</w:t>
      </w:r>
    </w:p>
    <w:p w14:paraId="14FBF17A" w14:textId="77777777" w:rsidR="009E7195" w:rsidRDefault="00A367DA">
      <w:pPr>
        <w:pStyle w:val="BodyText"/>
        <w:spacing w:before="206" w:line="256" w:lineRule="auto"/>
        <w:ind w:left="160" w:right="107" w:hanging="7"/>
      </w:pPr>
      <w:r>
        <w:t>This</w:t>
      </w:r>
      <w:r>
        <w:rPr>
          <w:spacing w:val="-3"/>
        </w:rPr>
        <w:t xml:space="preserve"> </w:t>
      </w:r>
      <w:r>
        <w:t>report</w:t>
      </w:r>
      <w:r>
        <w:rPr>
          <w:spacing w:val="-3"/>
        </w:rPr>
        <w:t xml:space="preserve"> </w:t>
      </w:r>
      <w:r>
        <w:t>provides</w:t>
      </w:r>
      <w:r>
        <w:rPr>
          <w:spacing w:val="-3"/>
        </w:rPr>
        <w:t xml:space="preserve"> </w:t>
      </w:r>
      <w:r>
        <w:t>a</w:t>
      </w:r>
      <w:r>
        <w:rPr>
          <w:spacing w:val="-3"/>
        </w:rPr>
        <w:t xml:space="preserve"> </w:t>
      </w:r>
      <w:r>
        <w:t>written</w:t>
      </w:r>
      <w:r>
        <w:rPr>
          <w:spacing w:val="-3"/>
        </w:rPr>
        <w:t xml:space="preserve"> </w:t>
      </w:r>
      <w:r>
        <w:t>record</w:t>
      </w:r>
      <w:r>
        <w:rPr>
          <w:spacing w:val="-3"/>
        </w:rPr>
        <w:t xml:space="preserve"> </w:t>
      </w:r>
      <w:r>
        <w:t>of</w:t>
      </w:r>
      <w:r>
        <w:rPr>
          <w:spacing w:val="-3"/>
        </w:rPr>
        <w:t xml:space="preserve"> </w:t>
      </w:r>
      <w:r>
        <w:t>the</w:t>
      </w:r>
      <w:r>
        <w:rPr>
          <w:spacing w:val="-3"/>
        </w:rPr>
        <w:t xml:space="preserve"> </w:t>
      </w:r>
      <w:r>
        <w:t>TESA</w:t>
      </w:r>
      <w:r>
        <w:rPr>
          <w:spacing w:val="-3"/>
        </w:rPr>
        <w:t xml:space="preserve"> </w:t>
      </w:r>
      <w:r>
        <w:t>workshop</w:t>
      </w:r>
      <w:r>
        <w:rPr>
          <w:spacing w:val="-3"/>
        </w:rPr>
        <w:t xml:space="preserve"> </w:t>
      </w:r>
      <w:r>
        <w:t>on</w:t>
      </w:r>
      <w:r>
        <w:rPr>
          <w:spacing w:val="-3"/>
        </w:rPr>
        <w:t xml:space="preserve"> </w:t>
      </w:r>
      <w:r>
        <w:t>“Best</w:t>
      </w:r>
      <w:r>
        <w:rPr>
          <w:spacing w:val="-3"/>
        </w:rPr>
        <w:t xml:space="preserve"> </w:t>
      </w:r>
      <w:r>
        <w:t>practices</w:t>
      </w:r>
      <w:r>
        <w:rPr>
          <w:spacing w:val="-3"/>
        </w:rPr>
        <w:t xml:space="preserve"> </w:t>
      </w:r>
      <w:r>
        <w:t>in</w:t>
      </w:r>
      <w:r>
        <w:rPr>
          <w:spacing w:val="-3"/>
        </w:rPr>
        <w:t xml:space="preserve"> </w:t>
      </w:r>
      <w:r>
        <w:t>age</w:t>
      </w:r>
      <w:r>
        <w:rPr>
          <w:spacing w:val="-3"/>
        </w:rPr>
        <w:t xml:space="preserve"> </w:t>
      </w:r>
      <w:r>
        <w:t xml:space="preserve">estimation” that was held in Moncton, NB, on January 31, February 01 and 02 2023. The list of participants can be found in Table </w:t>
      </w:r>
      <w:hyperlink w:anchor="_bookmark26" w:history="1">
        <w:r>
          <w:t>A.1</w:t>
        </w:r>
      </w:hyperlink>
      <w:r>
        <w:t xml:space="preserve"> and all resources related to the workshop were stored in a </w:t>
      </w:r>
      <w:hyperlink r:id="rId11">
        <w:r>
          <w:rPr>
            <w:color w:val="0000FF"/>
            <w:u w:val="single" w:color="0000FF"/>
          </w:rPr>
          <w:t>git</w:t>
        </w:r>
      </w:hyperlink>
      <w:r>
        <w:rPr>
          <w:color w:val="0000FF"/>
        </w:rPr>
        <w:t xml:space="preserve"> </w:t>
      </w:r>
      <w:hyperlink r:id="rId12">
        <w:r>
          <w:rPr>
            <w:color w:val="0000FF"/>
            <w:u w:val="single" w:color="0000FF"/>
          </w:rPr>
          <w:t>repository maintained by TESA</w:t>
        </w:r>
      </w:hyperlink>
      <w:r>
        <w:t>.</w:t>
      </w:r>
    </w:p>
    <w:p w14:paraId="206B89C6" w14:textId="77777777" w:rsidR="009E7195" w:rsidRDefault="009E7195">
      <w:pPr>
        <w:pStyle w:val="BodyText"/>
        <w:rPr>
          <w:sz w:val="26"/>
        </w:rPr>
      </w:pPr>
    </w:p>
    <w:p w14:paraId="58912A19" w14:textId="77777777" w:rsidR="009E7195" w:rsidRDefault="009E7195">
      <w:pPr>
        <w:pStyle w:val="BodyText"/>
        <w:spacing w:before="3"/>
        <w:rPr>
          <w:sz w:val="24"/>
        </w:rPr>
      </w:pPr>
    </w:p>
    <w:p w14:paraId="5408F1A0" w14:textId="77777777" w:rsidR="009E7195" w:rsidRDefault="00A367DA">
      <w:pPr>
        <w:pStyle w:val="Heading1"/>
        <w:numPr>
          <w:ilvl w:val="1"/>
          <w:numId w:val="10"/>
        </w:numPr>
        <w:tabs>
          <w:tab w:val="left" w:pos="681"/>
          <w:tab w:val="left" w:pos="682"/>
        </w:tabs>
      </w:pPr>
      <w:bookmarkStart w:id="7" w:name="Motivations"/>
      <w:bookmarkStart w:id="8" w:name="_bookmark3"/>
      <w:bookmarkEnd w:id="7"/>
      <w:bookmarkEnd w:id="8"/>
      <w:r>
        <w:rPr>
          <w:spacing w:val="-2"/>
        </w:rPr>
        <w:t>Motivations</w:t>
      </w:r>
    </w:p>
    <w:p w14:paraId="762A5A38" w14:textId="77777777" w:rsidR="009E7195" w:rsidRDefault="009E7195">
      <w:pPr>
        <w:pStyle w:val="BodyText"/>
        <w:spacing w:before="4"/>
        <w:rPr>
          <w:b/>
          <w:sz w:val="34"/>
        </w:rPr>
      </w:pPr>
    </w:p>
    <w:p w14:paraId="51D4010A" w14:textId="77777777" w:rsidR="009E7195" w:rsidRDefault="00A367DA">
      <w:pPr>
        <w:pStyle w:val="BodyText"/>
        <w:spacing w:line="256" w:lineRule="auto"/>
        <w:ind w:left="160" w:right="107" w:hanging="7"/>
      </w:pPr>
      <w:r>
        <w:t>The use of an age-based population model is often lauded as the “gold standard” in stock assessment. Age-based models are favored over simpl</w:t>
      </w:r>
      <w:r>
        <w:t>er population models because of their ability to convey biological realism and to provide a more nuanced understanding of population dynamics,</w:t>
      </w:r>
      <w:r>
        <w:rPr>
          <w:spacing w:val="-6"/>
        </w:rPr>
        <w:t xml:space="preserve"> </w:t>
      </w:r>
      <w:r>
        <w:t>including</w:t>
      </w:r>
      <w:r>
        <w:rPr>
          <w:spacing w:val="-6"/>
        </w:rPr>
        <w:t xml:space="preserve"> </w:t>
      </w:r>
      <w:r>
        <w:t>the</w:t>
      </w:r>
      <w:r>
        <w:rPr>
          <w:spacing w:val="-6"/>
        </w:rPr>
        <w:t xml:space="preserve"> </w:t>
      </w:r>
      <w:r>
        <w:t>effects</w:t>
      </w:r>
      <w:r>
        <w:rPr>
          <w:spacing w:val="-6"/>
        </w:rPr>
        <w:t xml:space="preserve"> </w:t>
      </w:r>
      <w:r>
        <w:t>of</w:t>
      </w:r>
      <w:r>
        <w:rPr>
          <w:spacing w:val="-6"/>
        </w:rPr>
        <w:t xml:space="preserve"> </w:t>
      </w:r>
      <w:r>
        <w:t>fishing</w:t>
      </w:r>
      <w:r>
        <w:rPr>
          <w:spacing w:val="-6"/>
        </w:rPr>
        <w:t xml:space="preserve"> </w:t>
      </w:r>
      <w:r>
        <w:t>on</w:t>
      </w:r>
      <w:r>
        <w:rPr>
          <w:spacing w:val="-6"/>
        </w:rPr>
        <w:t xml:space="preserve"> </w:t>
      </w:r>
      <w:r>
        <w:t>harvested</w:t>
      </w:r>
      <w:r>
        <w:rPr>
          <w:spacing w:val="-6"/>
        </w:rPr>
        <w:t xml:space="preserve"> </w:t>
      </w:r>
      <w:r>
        <w:t>populations. As</w:t>
      </w:r>
      <w:r>
        <w:rPr>
          <w:spacing w:val="-6"/>
        </w:rPr>
        <w:t xml:space="preserve"> </w:t>
      </w:r>
      <w:r>
        <w:t>the</w:t>
      </w:r>
      <w:r>
        <w:rPr>
          <w:spacing w:val="-6"/>
        </w:rPr>
        <w:t xml:space="preserve"> </w:t>
      </w:r>
      <w:r>
        <w:t>name</w:t>
      </w:r>
      <w:r>
        <w:rPr>
          <w:spacing w:val="-6"/>
        </w:rPr>
        <w:t xml:space="preserve"> </w:t>
      </w:r>
      <w:r>
        <w:t>implies,</w:t>
      </w:r>
      <w:r>
        <w:rPr>
          <w:spacing w:val="-6"/>
        </w:rPr>
        <w:t xml:space="preserve"> </w:t>
      </w:r>
      <w:r>
        <w:t>an</w:t>
      </w:r>
      <w:r>
        <w:rPr>
          <w:spacing w:val="-6"/>
        </w:rPr>
        <w:t xml:space="preserve"> </w:t>
      </w:r>
      <w:r>
        <w:t>age- based model requires info</w:t>
      </w:r>
      <w:r>
        <w:t>rmation about the age of individuals in the population, which provides scientists with a foundation for analyzing the demographics of a population as it evolves over time. Ageing information, in conjunction with other observations, can inform us on the gro</w:t>
      </w:r>
      <w:r>
        <w:t>wth of individuals, on the age-at-maturation of individuals, on the age structure of a population and on other vital factors necessary to understand variations in numbers and biomass.</w:t>
      </w:r>
    </w:p>
    <w:p w14:paraId="4D38CFA6" w14:textId="77777777" w:rsidR="009E7195" w:rsidRDefault="00A367DA">
      <w:pPr>
        <w:pStyle w:val="BodyText"/>
        <w:spacing w:before="209" w:line="256" w:lineRule="auto"/>
        <w:ind w:left="152"/>
      </w:pPr>
      <w:r>
        <w:t>All DFO regions collect structures from marine organisms that are used i</w:t>
      </w:r>
      <w:r>
        <w:t xml:space="preserve">n estimating their age. The procedures associated with collecting these samples, cataloguing them, storing them, and using them to obtain age estimates vary from lab to lab. It is important to follow best practices when estimating age from hard structures </w:t>
      </w:r>
      <w:r>
        <w:t>and not all personnel are aware of these.</w:t>
      </w:r>
    </w:p>
    <w:p w14:paraId="1782E62E" w14:textId="77777777" w:rsidR="009E7195" w:rsidRDefault="00A367DA">
      <w:pPr>
        <w:pStyle w:val="BodyText"/>
        <w:spacing w:before="207" w:line="256" w:lineRule="auto"/>
        <w:ind w:left="160" w:right="158" w:hanging="11"/>
      </w:pPr>
      <w:r>
        <w:t>While the use of age-based models is common and the software available to implement such assessments</w:t>
      </w:r>
      <w:r>
        <w:rPr>
          <w:spacing w:val="15"/>
        </w:rPr>
        <w:t xml:space="preserve"> </w:t>
      </w:r>
      <w:r>
        <w:t>are</w:t>
      </w:r>
      <w:r>
        <w:rPr>
          <w:spacing w:val="15"/>
        </w:rPr>
        <w:t xml:space="preserve"> </w:t>
      </w:r>
      <w:r>
        <w:t>available</w:t>
      </w:r>
      <w:r>
        <w:rPr>
          <w:spacing w:val="15"/>
        </w:rPr>
        <w:t xml:space="preserve"> </w:t>
      </w:r>
      <w:r>
        <w:t>and</w:t>
      </w:r>
      <w:r>
        <w:rPr>
          <w:spacing w:val="15"/>
        </w:rPr>
        <w:t xml:space="preserve"> </w:t>
      </w:r>
      <w:r>
        <w:t>evolving,</w:t>
      </w:r>
      <w:r>
        <w:rPr>
          <w:spacing w:val="15"/>
        </w:rPr>
        <w:t xml:space="preserve"> </w:t>
      </w:r>
      <w:r>
        <w:t>the</w:t>
      </w:r>
      <w:r>
        <w:rPr>
          <w:spacing w:val="15"/>
        </w:rPr>
        <w:t xml:space="preserve"> </w:t>
      </w:r>
      <w:r>
        <w:t>manipulation</w:t>
      </w:r>
      <w:r>
        <w:rPr>
          <w:spacing w:val="15"/>
        </w:rPr>
        <w:t xml:space="preserve"> </w:t>
      </w:r>
      <w:r>
        <w:t>of</w:t>
      </w:r>
      <w:r>
        <w:rPr>
          <w:spacing w:val="15"/>
        </w:rPr>
        <w:t xml:space="preserve"> </w:t>
      </w:r>
      <w:r>
        <w:t>the</w:t>
      </w:r>
      <w:r>
        <w:rPr>
          <w:spacing w:val="15"/>
        </w:rPr>
        <w:t xml:space="preserve"> </w:t>
      </w:r>
      <w:r>
        <w:t>input</w:t>
      </w:r>
      <w:r>
        <w:rPr>
          <w:spacing w:val="15"/>
        </w:rPr>
        <w:t xml:space="preserve"> </w:t>
      </w:r>
      <w:r>
        <w:t>data</w:t>
      </w:r>
      <w:r>
        <w:rPr>
          <w:spacing w:val="15"/>
        </w:rPr>
        <w:t xml:space="preserve"> </w:t>
      </w:r>
      <w:r>
        <w:t>that</w:t>
      </w:r>
      <w:r>
        <w:rPr>
          <w:spacing w:val="15"/>
        </w:rPr>
        <w:t xml:space="preserve"> </w:t>
      </w:r>
      <w:r>
        <w:t>feeds</w:t>
      </w:r>
      <w:r>
        <w:rPr>
          <w:spacing w:val="15"/>
        </w:rPr>
        <w:t xml:space="preserve"> </w:t>
      </w:r>
      <w:r>
        <w:t>into</w:t>
      </w:r>
      <w:r>
        <w:t xml:space="preserve"> those models is often done in an ad-hoc fashion particular to the lab or agency in charge of the assessment. While</w:t>
      </w:r>
      <w:r>
        <w:rPr>
          <w:spacing w:val="-3"/>
        </w:rPr>
        <w:t xml:space="preserve"> </w:t>
      </w:r>
      <w:r>
        <w:t>these</w:t>
      </w:r>
      <w:r>
        <w:rPr>
          <w:spacing w:val="-3"/>
        </w:rPr>
        <w:t xml:space="preserve"> </w:t>
      </w:r>
      <w:r>
        <w:t>ad-hoc</w:t>
      </w:r>
      <w:r>
        <w:rPr>
          <w:spacing w:val="-3"/>
        </w:rPr>
        <w:t xml:space="preserve"> </w:t>
      </w:r>
      <w:r>
        <w:t>methods</w:t>
      </w:r>
      <w:r>
        <w:rPr>
          <w:spacing w:val="-3"/>
        </w:rPr>
        <w:t xml:space="preserve"> </w:t>
      </w:r>
      <w:r>
        <w:t>are</w:t>
      </w:r>
      <w:r>
        <w:rPr>
          <w:spacing w:val="-3"/>
        </w:rPr>
        <w:t xml:space="preserve"> </w:t>
      </w:r>
      <w:r>
        <w:t>most</w:t>
      </w:r>
      <w:r>
        <w:rPr>
          <w:spacing w:val="-3"/>
        </w:rPr>
        <w:t xml:space="preserve"> </w:t>
      </w:r>
      <w:r>
        <w:t>likely</w:t>
      </w:r>
      <w:r>
        <w:rPr>
          <w:spacing w:val="-3"/>
        </w:rPr>
        <w:t xml:space="preserve"> </w:t>
      </w:r>
      <w:r>
        <w:t>defensible</w:t>
      </w:r>
      <w:r>
        <w:rPr>
          <w:spacing w:val="-3"/>
        </w:rPr>
        <w:t xml:space="preserve"> </w:t>
      </w:r>
      <w:r>
        <w:t>and</w:t>
      </w:r>
      <w:r>
        <w:rPr>
          <w:spacing w:val="-3"/>
        </w:rPr>
        <w:t xml:space="preserve"> </w:t>
      </w:r>
      <w:r>
        <w:t>appropriate,</w:t>
      </w:r>
      <w:r>
        <w:rPr>
          <w:spacing w:val="-3"/>
        </w:rPr>
        <w:t xml:space="preserve"> </w:t>
      </w:r>
      <w:r>
        <w:t>the</w:t>
      </w:r>
      <w:r>
        <w:rPr>
          <w:spacing w:val="-3"/>
        </w:rPr>
        <w:t xml:space="preserve"> </w:t>
      </w:r>
      <w:r>
        <w:t>details that go into the computation of catch-at-age matrices are often</w:t>
      </w:r>
      <w:r>
        <w:t xml:space="preserve"> poorly documented making results</w:t>
      </w:r>
      <w:r>
        <w:rPr>
          <w:spacing w:val="-5"/>
        </w:rPr>
        <w:t xml:space="preserve"> </w:t>
      </w:r>
      <w:r>
        <w:t>hard</w:t>
      </w:r>
      <w:r>
        <w:rPr>
          <w:spacing w:val="-5"/>
        </w:rPr>
        <w:t xml:space="preserve"> </w:t>
      </w:r>
      <w:r>
        <w:t>to</w:t>
      </w:r>
      <w:r>
        <w:rPr>
          <w:spacing w:val="-5"/>
        </w:rPr>
        <w:t xml:space="preserve"> </w:t>
      </w:r>
      <w:r>
        <w:t>reproduce</w:t>
      </w:r>
      <w:r>
        <w:rPr>
          <w:spacing w:val="-5"/>
        </w:rPr>
        <w:t xml:space="preserve"> </w:t>
      </w:r>
      <w:r>
        <w:t>by</w:t>
      </w:r>
      <w:r>
        <w:rPr>
          <w:spacing w:val="-5"/>
        </w:rPr>
        <w:t xml:space="preserve"> </w:t>
      </w:r>
      <w:r>
        <w:t>someone</w:t>
      </w:r>
      <w:r>
        <w:rPr>
          <w:spacing w:val="-5"/>
        </w:rPr>
        <w:t xml:space="preserve"> </w:t>
      </w:r>
      <w:r>
        <w:t>outside</w:t>
      </w:r>
      <w:r>
        <w:rPr>
          <w:spacing w:val="-5"/>
        </w:rPr>
        <w:t xml:space="preserve"> </w:t>
      </w:r>
      <w:r>
        <w:t>a</w:t>
      </w:r>
      <w:r>
        <w:rPr>
          <w:spacing w:val="-5"/>
        </w:rPr>
        <w:t xml:space="preserve"> </w:t>
      </w:r>
      <w:r>
        <w:t>given</w:t>
      </w:r>
      <w:r>
        <w:rPr>
          <w:spacing w:val="-5"/>
        </w:rPr>
        <w:t xml:space="preserve"> </w:t>
      </w:r>
      <w:r>
        <w:t>lab</w:t>
      </w:r>
      <w:r>
        <w:rPr>
          <w:spacing w:val="-5"/>
        </w:rPr>
        <w:t xml:space="preserve"> </w:t>
      </w:r>
      <w:r>
        <w:t>or</w:t>
      </w:r>
      <w:r>
        <w:rPr>
          <w:spacing w:val="-5"/>
        </w:rPr>
        <w:t xml:space="preserve"> </w:t>
      </w:r>
      <w:r>
        <w:t>agency. This</w:t>
      </w:r>
      <w:r>
        <w:rPr>
          <w:spacing w:val="-5"/>
        </w:rPr>
        <w:t xml:space="preserve"> </w:t>
      </w:r>
      <w:r>
        <w:t>workshop</w:t>
      </w:r>
      <w:r>
        <w:rPr>
          <w:spacing w:val="-5"/>
        </w:rPr>
        <w:t xml:space="preserve"> </w:t>
      </w:r>
      <w:r>
        <w:t>provided</w:t>
      </w:r>
      <w:r>
        <w:rPr>
          <w:spacing w:val="-5"/>
        </w:rPr>
        <w:t xml:space="preserve"> </w:t>
      </w:r>
      <w:r>
        <w:t>an opportunity</w:t>
      </w:r>
      <w:r>
        <w:rPr>
          <w:spacing w:val="-8"/>
        </w:rPr>
        <w:t xml:space="preserve"> </w:t>
      </w:r>
      <w:r>
        <w:t>for</w:t>
      </w:r>
      <w:r>
        <w:rPr>
          <w:spacing w:val="-8"/>
        </w:rPr>
        <w:t xml:space="preserve"> </w:t>
      </w:r>
      <w:r>
        <w:t>DFO</w:t>
      </w:r>
      <w:r>
        <w:rPr>
          <w:spacing w:val="-8"/>
        </w:rPr>
        <w:t xml:space="preserve"> </w:t>
      </w:r>
      <w:r>
        <w:t>scientists</w:t>
      </w:r>
      <w:r>
        <w:rPr>
          <w:spacing w:val="-8"/>
        </w:rPr>
        <w:t xml:space="preserve"> </w:t>
      </w:r>
      <w:r>
        <w:t>using</w:t>
      </w:r>
      <w:r>
        <w:rPr>
          <w:spacing w:val="-8"/>
        </w:rPr>
        <w:t xml:space="preserve"> </w:t>
      </w:r>
      <w:r>
        <w:t>age-based</w:t>
      </w:r>
      <w:r>
        <w:rPr>
          <w:spacing w:val="-8"/>
        </w:rPr>
        <w:t xml:space="preserve"> </w:t>
      </w:r>
      <w:r>
        <w:t>assessments,</w:t>
      </w:r>
      <w:r>
        <w:rPr>
          <w:spacing w:val="-8"/>
        </w:rPr>
        <w:t xml:space="preserve"> </w:t>
      </w:r>
      <w:r>
        <w:t>and</w:t>
      </w:r>
      <w:r>
        <w:rPr>
          <w:spacing w:val="-8"/>
        </w:rPr>
        <w:t xml:space="preserve"> </w:t>
      </w:r>
      <w:r>
        <w:t>those</w:t>
      </w:r>
      <w:r>
        <w:rPr>
          <w:spacing w:val="-8"/>
        </w:rPr>
        <w:t xml:space="preserve"> </w:t>
      </w:r>
      <w:r>
        <w:t>involved</w:t>
      </w:r>
      <w:r>
        <w:rPr>
          <w:spacing w:val="-8"/>
        </w:rPr>
        <w:t xml:space="preserve"> </w:t>
      </w:r>
      <w:r>
        <w:t>in</w:t>
      </w:r>
      <w:r>
        <w:rPr>
          <w:spacing w:val="-8"/>
        </w:rPr>
        <w:t xml:space="preserve"> </w:t>
      </w:r>
      <w:r>
        <w:t>the</w:t>
      </w:r>
      <w:r>
        <w:rPr>
          <w:spacing w:val="-8"/>
        </w:rPr>
        <w:t xml:space="preserve"> </w:t>
      </w:r>
      <w:r>
        <w:t>analyses of age and length information to share id</w:t>
      </w:r>
      <w:r>
        <w:t xml:space="preserve">eas and develop better methods to use ageing data in </w:t>
      </w:r>
      <w:r>
        <w:rPr>
          <w:spacing w:val="-2"/>
        </w:rPr>
        <w:t>assessments.</w:t>
      </w:r>
    </w:p>
    <w:p w14:paraId="13C52225" w14:textId="77777777" w:rsidR="009E7195" w:rsidRDefault="009E7195">
      <w:pPr>
        <w:spacing w:line="256" w:lineRule="auto"/>
        <w:sectPr w:rsidR="009E7195">
          <w:footerReference w:type="default" r:id="rId13"/>
          <w:pgSz w:w="12240" w:h="15840"/>
          <w:pgMar w:top="1400" w:right="1280" w:bottom="1060" w:left="1280" w:header="0" w:footer="870" w:gutter="0"/>
          <w:pgNumType w:start="1"/>
          <w:cols w:space="720"/>
        </w:sectPr>
      </w:pPr>
    </w:p>
    <w:p w14:paraId="0CBB9819" w14:textId="77777777" w:rsidR="009E7195" w:rsidRDefault="00A367DA">
      <w:pPr>
        <w:pStyle w:val="Heading1"/>
        <w:numPr>
          <w:ilvl w:val="1"/>
          <w:numId w:val="10"/>
        </w:numPr>
        <w:tabs>
          <w:tab w:val="left" w:pos="681"/>
          <w:tab w:val="left" w:pos="682"/>
        </w:tabs>
        <w:spacing w:before="72"/>
      </w:pPr>
      <w:bookmarkStart w:id="9" w:name="Objectives"/>
      <w:bookmarkStart w:id="10" w:name="_bookmark4"/>
      <w:bookmarkEnd w:id="9"/>
      <w:bookmarkEnd w:id="10"/>
      <w:r>
        <w:rPr>
          <w:spacing w:val="-2"/>
        </w:rPr>
        <w:t>Objectives</w:t>
      </w:r>
    </w:p>
    <w:p w14:paraId="13C6A278" w14:textId="77777777" w:rsidR="009E7195" w:rsidRDefault="009E7195">
      <w:pPr>
        <w:pStyle w:val="BodyText"/>
        <w:spacing w:before="4"/>
        <w:rPr>
          <w:b/>
          <w:sz w:val="34"/>
        </w:rPr>
      </w:pPr>
    </w:p>
    <w:p w14:paraId="46538F97" w14:textId="77777777" w:rsidR="009E7195" w:rsidRDefault="00A367DA">
      <w:pPr>
        <w:pStyle w:val="BodyText"/>
        <w:spacing w:before="1" w:line="256" w:lineRule="auto"/>
        <w:ind w:left="160" w:right="211" w:hanging="7"/>
      </w:pPr>
      <w:r>
        <w:t>The objectives of this workshop were to create a forum for discussion and for exchanging ideas among DFO scientists that use age-based models and that are involved in ageing activities. In particular, the workshop should provide:</w:t>
      </w:r>
    </w:p>
    <w:p w14:paraId="0EB85DF6" w14:textId="77777777" w:rsidR="009E7195" w:rsidRDefault="009E7195">
      <w:pPr>
        <w:pStyle w:val="BodyText"/>
        <w:spacing w:before="6"/>
        <w:rPr>
          <w:sz w:val="33"/>
        </w:rPr>
      </w:pPr>
    </w:p>
    <w:p w14:paraId="51F9727E" w14:textId="77777777" w:rsidR="009E7195" w:rsidRDefault="00A367DA">
      <w:pPr>
        <w:pStyle w:val="ListParagraph"/>
        <w:numPr>
          <w:ilvl w:val="2"/>
          <w:numId w:val="10"/>
        </w:numPr>
        <w:tabs>
          <w:tab w:val="left" w:pos="746"/>
        </w:tabs>
        <w:spacing w:line="256" w:lineRule="auto"/>
        <w:ind w:right="155"/>
      </w:pPr>
      <w:r>
        <w:t>guidance on ageing struct</w:t>
      </w:r>
      <w:r>
        <w:t xml:space="preserve">ures collection and on the sampling design for collecting ageing </w:t>
      </w:r>
      <w:proofErr w:type="gramStart"/>
      <w:r>
        <w:rPr>
          <w:spacing w:val="-2"/>
        </w:rPr>
        <w:t>structures</w:t>
      </w:r>
      <w:proofErr w:type="gramEnd"/>
    </w:p>
    <w:p w14:paraId="69AA3A97" w14:textId="77777777" w:rsidR="009E7195" w:rsidRDefault="00A367DA">
      <w:pPr>
        <w:pStyle w:val="ListParagraph"/>
        <w:numPr>
          <w:ilvl w:val="2"/>
          <w:numId w:val="10"/>
        </w:numPr>
        <w:tabs>
          <w:tab w:val="left" w:pos="746"/>
        </w:tabs>
        <w:spacing w:before="180" w:line="256" w:lineRule="auto"/>
        <w:ind w:right="131"/>
      </w:pPr>
      <w:r>
        <w:t>guidance</w:t>
      </w:r>
      <w:r>
        <w:rPr>
          <w:spacing w:val="-9"/>
        </w:rPr>
        <w:t xml:space="preserve"> </w:t>
      </w:r>
      <w:r>
        <w:t>on</w:t>
      </w:r>
      <w:r>
        <w:rPr>
          <w:spacing w:val="-9"/>
        </w:rPr>
        <w:t xml:space="preserve"> </w:t>
      </w:r>
      <w:r>
        <w:t>age</w:t>
      </w:r>
      <w:r>
        <w:rPr>
          <w:spacing w:val="-9"/>
        </w:rPr>
        <w:t xml:space="preserve"> </w:t>
      </w:r>
      <w:r>
        <w:t>determination</w:t>
      </w:r>
      <w:r>
        <w:rPr>
          <w:spacing w:val="-9"/>
        </w:rPr>
        <w:t xml:space="preserve"> </w:t>
      </w:r>
      <w:r>
        <w:t>using</w:t>
      </w:r>
      <w:r>
        <w:rPr>
          <w:spacing w:val="-9"/>
        </w:rPr>
        <w:t xml:space="preserve"> </w:t>
      </w:r>
      <w:r>
        <w:t>ageing</w:t>
      </w:r>
      <w:r>
        <w:rPr>
          <w:spacing w:val="-9"/>
        </w:rPr>
        <w:t xml:space="preserve"> </w:t>
      </w:r>
      <w:r>
        <w:t>structures,</w:t>
      </w:r>
      <w:r>
        <w:rPr>
          <w:spacing w:val="-9"/>
        </w:rPr>
        <w:t xml:space="preserve"> </w:t>
      </w:r>
      <w:r>
        <w:t>best</w:t>
      </w:r>
      <w:r>
        <w:rPr>
          <w:spacing w:val="-9"/>
        </w:rPr>
        <w:t xml:space="preserve"> </w:t>
      </w:r>
      <w:r>
        <w:t>practices</w:t>
      </w:r>
      <w:r>
        <w:rPr>
          <w:spacing w:val="-9"/>
        </w:rPr>
        <w:t xml:space="preserve"> </w:t>
      </w:r>
      <w:r>
        <w:t>for</w:t>
      </w:r>
      <w:r>
        <w:rPr>
          <w:spacing w:val="-9"/>
        </w:rPr>
        <w:t xml:space="preserve"> </w:t>
      </w:r>
      <w:r>
        <w:t>annuli</w:t>
      </w:r>
      <w:r>
        <w:rPr>
          <w:spacing w:val="-9"/>
        </w:rPr>
        <w:t xml:space="preserve"> </w:t>
      </w:r>
      <w:r>
        <w:t xml:space="preserve">validation, reference collections, ager calibration, archival of ageing structures and data </w:t>
      </w:r>
      <w:proofErr w:type="gramStart"/>
      <w:r>
        <w:t>warehou</w:t>
      </w:r>
      <w:r>
        <w:t>sing</w:t>
      </w:r>
      <w:proofErr w:type="gramEnd"/>
    </w:p>
    <w:p w14:paraId="4296A57F" w14:textId="77777777" w:rsidR="009E7195" w:rsidRDefault="00A367DA">
      <w:pPr>
        <w:pStyle w:val="ListParagraph"/>
        <w:numPr>
          <w:ilvl w:val="2"/>
          <w:numId w:val="10"/>
        </w:numPr>
        <w:tabs>
          <w:tab w:val="left" w:pos="746"/>
        </w:tabs>
        <w:spacing w:before="180"/>
        <w:ind w:hanging="195"/>
      </w:pPr>
      <w:r>
        <w:t>guidance</w:t>
      </w:r>
      <w:r>
        <w:rPr>
          <w:spacing w:val="-7"/>
        </w:rPr>
        <w:t xml:space="preserve"> </w:t>
      </w:r>
      <w:r>
        <w:t>on</w:t>
      </w:r>
      <w:r>
        <w:rPr>
          <w:spacing w:val="-7"/>
        </w:rPr>
        <w:t xml:space="preserve"> </w:t>
      </w:r>
      <w:r>
        <w:t>digital</w:t>
      </w:r>
      <w:r>
        <w:rPr>
          <w:spacing w:val="-7"/>
        </w:rPr>
        <w:t xml:space="preserve"> </w:t>
      </w:r>
      <w:r>
        <w:t>imaging</w:t>
      </w:r>
      <w:r>
        <w:rPr>
          <w:spacing w:val="-6"/>
        </w:rPr>
        <w:t xml:space="preserve"> </w:t>
      </w:r>
      <w:r>
        <w:t>of</w:t>
      </w:r>
      <w:r>
        <w:rPr>
          <w:spacing w:val="-7"/>
        </w:rPr>
        <w:t xml:space="preserve"> </w:t>
      </w:r>
      <w:r>
        <w:t>ageing</w:t>
      </w:r>
      <w:r>
        <w:rPr>
          <w:spacing w:val="-7"/>
        </w:rPr>
        <w:t xml:space="preserve"> </w:t>
      </w:r>
      <w:r>
        <w:rPr>
          <w:spacing w:val="-2"/>
        </w:rPr>
        <w:t>structures</w:t>
      </w:r>
    </w:p>
    <w:p w14:paraId="2857CF88" w14:textId="77777777" w:rsidR="009E7195" w:rsidRDefault="00A367DA">
      <w:pPr>
        <w:pStyle w:val="ListParagraph"/>
        <w:numPr>
          <w:ilvl w:val="2"/>
          <w:numId w:val="10"/>
        </w:numPr>
        <w:tabs>
          <w:tab w:val="left" w:pos="746"/>
        </w:tabs>
        <w:spacing w:before="197" w:line="256" w:lineRule="auto"/>
        <w:ind w:right="419"/>
      </w:pPr>
      <w:r>
        <w:t xml:space="preserve">guidance on going from length frequency samples and age-length keys to catch-at-age matrices that feed into age-based population </w:t>
      </w:r>
      <w:proofErr w:type="gramStart"/>
      <w:r>
        <w:t>models</w:t>
      </w:r>
      <w:proofErr w:type="gramEnd"/>
    </w:p>
    <w:p w14:paraId="4BC15871" w14:textId="77777777" w:rsidR="009E7195" w:rsidRDefault="009E7195">
      <w:pPr>
        <w:pStyle w:val="BodyText"/>
        <w:rPr>
          <w:sz w:val="26"/>
        </w:rPr>
      </w:pPr>
    </w:p>
    <w:p w14:paraId="536ABE31" w14:textId="77777777" w:rsidR="009E7195" w:rsidRDefault="009E7195">
      <w:pPr>
        <w:pStyle w:val="BodyText"/>
        <w:spacing w:before="3"/>
        <w:rPr>
          <w:sz w:val="24"/>
        </w:rPr>
      </w:pPr>
    </w:p>
    <w:p w14:paraId="410F4128" w14:textId="77777777" w:rsidR="009E7195" w:rsidRDefault="00A367DA">
      <w:pPr>
        <w:pStyle w:val="Heading1"/>
        <w:numPr>
          <w:ilvl w:val="1"/>
          <w:numId w:val="10"/>
        </w:numPr>
        <w:tabs>
          <w:tab w:val="left" w:pos="681"/>
          <w:tab w:val="left" w:pos="682"/>
        </w:tabs>
      </w:pPr>
      <w:bookmarkStart w:id="11" w:name="Format"/>
      <w:bookmarkStart w:id="12" w:name="_bookmark5"/>
      <w:bookmarkEnd w:id="11"/>
      <w:bookmarkEnd w:id="12"/>
      <w:r>
        <w:rPr>
          <w:spacing w:val="-2"/>
        </w:rPr>
        <w:t>Format</w:t>
      </w:r>
    </w:p>
    <w:p w14:paraId="01436FD4" w14:textId="77777777" w:rsidR="009E7195" w:rsidRDefault="009E7195">
      <w:pPr>
        <w:pStyle w:val="BodyText"/>
        <w:spacing w:before="4"/>
        <w:rPr>
          <w:b/>
          <w:sz w:val="34"/>
        </w:rPr>
      </w:pPr>
    </w:p>
    <w:p w14:paraId="1325D8C2" w14:textId="77777777" w:rsidR="009E7195" w:rsidRDefault="00A367DA">
      <w:pPr>
        <w:pStyle w:val="BodyText"/>
        <w:spacing w:line="256" w:lineRule="auto"/>
        <w:ind w:left="160" w:right="504" w:hanging="8"/>
      </w:pPr>
      <w:r>
        <w:t>A hybrid meeting was held on Tuesday January 31</w:t>
      </w:r>
      <w:proofErr w:type="gramStart"/>
      <w:r>
        <w:t xml:space="preserve"> 2023</w:t>
      </w:r>
      <w:proofErr w:type="gramEnd"/>
      <w:r>
        <w:t>, We</w:t>
      </w:r>
      <w:r>
        <w:t>dnesday February 01 2023</w:t>
      </w:r>
      <w:r>
        <w:rPr>
          <w:spacing w:val="80"/>
        </w:rPr>
        <w:t xml:space="preserve"> </w:t>
      </w:r>
      <w:r>
        <w:t>and Thursday February 02 2023.</w:t>
      </w:r>
      <w:r>
        <w:rPr>
          <w:spacing w:val="18"/>
        </w:rPr>
        <w:t xml:space="preserve"> </w:t>
      </w:r>
      <w:r>
        <w:t>The list of participants and the attendance can be found in</w:t>
      </w:r>
    </w:p>
    <w:p w14:paraId="2DF93B8F" w14:textId="77777777" w:rsidR="009E7195" w:rsidRDefault="00A367DA">
      <w:pPr>
        <w:pStyle w:val="BodyText"/>
        <w:spacing w:line="256" w:lineRule="auto"/>
        <w:ind w:left="160" w:right="107" w:hanging="7"/>
      </w:pPr>
      <w:r>
        <w:t xml:space="preserve">Table </w:t>
      </w:r>
      <w:hyperlink w:anchor="_bookmark26" w:history="1">
        <w:r>
          <w:t>A.1</w:t>
        </w:r>
      </w:hyperlink>
      <w:r>
        <w:t xml:space="preserve">. A total of 76 participants attended the event (30 in person and 46 virtually), and two external experts joined the meeting virtually. The workshop was attended by a wide variety of DFO personnel ranging </w:t>
      </w:r>
      <w:proofErr w:type="gramStart"/>
      <w:r>
        <w:t>from research sc</w:t>
      </w:r>
      <w:r>
        <w:t>ientists,</w:t>
      </w:r>
      <w:proofErr w:type="gramEnd"/>
      <w:r>
        <w:t xml:space="preserve"> to biologists, to fisheries technicians and also included two students from a local university.</w:t>
      </w:r>
    </w:p>
    <w:p w14:paraId="4D6E9AF4" w14:textId="77777777" w:rsidR="009E7195" w:rsidRDefault="009E7195">
      <w:pPr>
        <w:pStyle w:val="BodyText"/>
        <w:rPr>
          <w:sz w:val="26"/>
        </w:rPr>
      </w:pPr>
    </w:p>
    <w:p w14:paraId="273B551A" w14:textId="77777777" w:rsidR="009E7195" w:rsidRDefault="009E7195">
      <w:pPr>
        <w:pStyle w:val="BodyText"/>
        <w:spacing w:before="9"/>
        <w:rPr>
          <w:sz w:val="26"/>
        </w:rPr>
      </w:pPr>
    </w:p>
    <w:p w14:paraId="2A3C8922" w14:textId="77777777" w:rsidR="009E7195" w:rsidRDefault="00A367DA">
      <w:pPr>
        <w:pStyle w:val="Heading1"/>
        <w:numPr>
          <w:ilvl w:val="0"/>
          <w:numId w:val="10"/>
        </w:numPr>
        <w:tabs>
          <w:tab w:val="left" w:pos="339"/>
          <w:tab w:val="left" w:pos="340"/>
        </w:tabs>
        <w:ind w:left="339"/>
        <w:jc w:val="center"/>
      </w:pPr>
      <w:bookmarkStart w:id="13" w:name="Day_1_-_Basics_of_age_estimation"/>
      <w:bookmarkStart w:id="14" w:name="_bookmark6"/>
      <w:bookmarkEnd w:id="13"/>
      <w:bookmarkEnd w:id="14"/>
      <w:r>
        <w:t>Day</w:t>
      </w:r>
      <w:r>
        <w:rPr>
          <w:spacing w:val="-6"/>
        </w:rPr>
        <w:t xml:space="preserve"> </w:t>
      </w:r>
      <w:r>
        <w:t>1</w:t>
      </w:r>
      <w:r>
        <w:rPr>
          <w:spacing w:val="-5"/>
        </w:rPr>
        <w:t xml:space="preserve"> </w:t>
      </w:r>
      <w:r>
        <w:t>-</w:t>
      </w:r>
      <w:r>
        <w:rPr>
          <w:spacing w:val="-5"/>
        </w:rPr>
        <w:t xml:space="preserve"> </w:t>
      </w:r>
      <w:r>
        <w:t>Basics</w:t>
      </w:r>
      <w:r>
        <w:rPr>
          <w:spacing w:val="-5"/>
        </w:rPr>
        <w:t xml:space="preserve"> </w:t>
      </w:r>
      <w:r>
        <w:t>of</w:t>
      </w:r>
      <w:r>
        <w:rPr>
          <w:spacing w:val="-5"/>
        </w:rPr>
        <w:t xml:space="preserve"> </w:t>
      </w:r>
      <w:r>
        <w:t>age</w:t>
      </w:r>
      <w:r>
        <w:rPr>
          <w:spacing w:val="-5"/>
        </w:rPr>
        <w:t xml:space="preserve"> </w:t>
      </w:r>
      <w:r>
        <w:rPr>
          <w:spacing w:val="-2"/>
        </w:rPr>
        <w:t>estimation</w:t>
      </w:r>
    </w:p>
    <w:p w14:paraId="6F65AA27" w14:textId="77777777" w:rsidR="009E7195" w:rsidRDefault="009E7195">
      <w:pPr>
        <w:pStyle w:val="BodyText"/>
        <w:rPr>
          <w:b/>
          <w:sz w:val="26"/>
        </w:rPr>
      </w:pPr>
    </w:p>
    <w:p w14:paraId="2A3D7AFA" w14:textId="77777777" w:rsidR="009E7195" w:rsidRDefault="00A367DA">
      <w:pPr>
        <w:pStyle w:val="BodyText"/>
        <w:spacing w:before="187"/>
        <w:ind w:left="153"/>
      </w:pPr>
      <w:r>
        <w:t>The</w:t>
      </w:r>
      <w:r>
        <w:rPr>
          <w:spacing w:val="-8"/>
        </w:rPr>
        <w:t xml:space="preserve"> </w:t>
      </w:r>
      <w:r>
        <w:t>first</w:t>
      </w:r>
      <w:r>
        <w:rPr>
          <w:spacing w:val="-8"/>
        </w:rPr>
        <w:t xml:space="preserve"> </w:t>
      </w:r>
      <w:r>
        <w:t>day</w:t>
      </w:r>
      <w:r>
        <w:rPr>
          <w:spacing w:val="-8"/>
        </w:rPr>
        <w:t xml:space="preserve"> </w:t>
      </w:r>
      <w:r>
        <w:t>covered</w:t>
      </w:r>
      <w:r>
        <w:rPr>
          <w:spacing w:val="-7"/>
        </w:rPr>
        <w:t xml:space="preserve"> </w:t>
      </w:r>
      <w:r>
        <w:t>the</w:t>
      </w:r>
      <w:r>
        <w:rPr>
          <w:spacing w:val="-8"/>
        </w:rPr>
        <w:t xml:space="preserve"> </w:t>
      </w:r>
      <w:r>
        <w:t>basics</w:t>
      </w:r>
      <w:r>
        <w:rPr>
          <w:spacing w:val="-8"/>
        </w:rPr>
        <w:t xml:space="preserve"> </w:t>
      </w:r>
      <w:r>
        <w:t>of</w:t>
      </w:r>
      <w:r>
        <w:rPr>
          <w:spacing w:val="-7"/>
        </w:rPr>
        <w:t xml:space="preserve"> </w:t>
      </w:r>
      <w:r>
        <w:rPr>
          <w:spacing w:val="-2"/>
        </w:rPr>
        <w:t>ageing.</w:t>
      </w:r>
    </w:p>
    <w:p w14:paraId="13A39660" w14:textId="77777777" w:rsidR="009E7195" w:rsidRDefault="00A367DA">
      <w:pPr>
        <w:pStyle w:val="BodyText"/>
        <w:spacing w:before="224" w:line="256" w:lineRule="auto"/>
        <w:ind w:left="160" w:right="211"/>
      </w:pPr>
      <w:r>
        <w:t>Peter Comeau gave a presentation on the history and realities of age e</w:t>
      </w:r>
      <w:r>
        <w:t xml:space="preserve">stimation of marine </w:t>
      </w:r>
      <w:r>
        <w:rPr>
          <w:spacing w:val="-2"/>
        </w:rPr>
        <w:t>organisms.</w:t>
      </w:r>
    </w:p>
    <w:p w14:paraId="05CC9448" w14:textId="29D42F28" w:rsidR="009E7195" w:rsidRDefault="00A367DA">
      <w:pPr>
        <w:pStyle w:val="BodyText"/>
        <w:spacing w:before="207" w:line="256" w:lineRule="auto"/>
        <w:ind w:left="160" w:right="107" w:hanging="6"/>
      </w:pPr>
      <w:r>
        <w:t xml:space="preserve">Julie </w:t>
      </w:r>
      <w:ins w:id="15" w:author="Julie Olivia Davies" w:date="2023-02-22T12:42:00Z">
        <w:r w:rsidR="000B19BD">
          <w:t xml:space="preserve">Coad </w:t>
        </w:r>
      </w:ins>
      <w:r>
        <w:t xml:space="preserve">Davies gave an overview of the age estimation activities that she is involved in, in her role as lab manager for DTU Aqua </w:t>
      </w:r>
      <w:proofErr w:type="gramStart"/>
      <w:r>
        <w:t>and also</w:t>
      </w:r>
      <w:proofErr w:type="gramEnd"/>
      <w:r>
        <w:t xml:space="preserve"> through her chairing</w:t>
      </w:r>
      <w:ins w:id="16" w:author="Julie Olivia Davies" w:date="2023-02-22T12:42:00Z">
        <w:r w:rsidR="000B19BD">
          <w:t xml:space="preserve"> the ICES Working Group on SmartDots Governance (WGSMART)</w:t>
        </w:r>
      </w:ins>
      <w:del w:id="17" w:author="Julie Olivia Davies" w:date="2023-02-22T12:42:00Z">
        <w:r w:rsidDel="000B19BD">
          <w:delText xml:space="preserve"> WKSMART</w:delText>
        </w:r>
      </w:del>
      <w:r>
        <w:t xml:space="preserve"> </w:t>
      </w:r>
      <w:r>
        <w:t xml:space="preserve">and </w:t>
      </w:r>
      <w:ins w:id="18" w:author="Julie Olivia Davies" w:date="2023-02-22T12:43:00Z">
        <w:r w:rsidR="000B19BD">
          <w:t>the ICES Working Group on Biological Parameters (</w:t>
        </w:r>
      </w:ins>
      <w:r>
        <w:t>W</w:t>
      </w:r>
      <w:ins w:id="19" w:author="Julie Olivia Davies" w:date="2023-02-22T12:43:00Z">
        <w:r w:rsidR="000B19BD">
          <w:t>G</w:t>
        </w:r>
      </w:ins>
      <w:del w:id="20" w:author="Julie Olivia Davies" w:date="2023-02-22T12:43:00Z">
        <w:r w:rsidDel="000B19BD">
          <w:delText>K</w:delText>
        </w:r>
      </w:del>
      <w:r>
        <w:t>BIOP</w:t>
      </w:r>
      <w:ins w:id="21" w:author="Julie Olivia Davies" w:date="2023-02-22T12:43:00Z">
        <w:r w:rsidR="000B19BD">
          <w:t>)</w:t>
        </w:r>
      </w:ins>
      <w:r>
        <w:t>.</w:t>
      </w:r>
    </w:p>
    <w:p w14:paraId="14613280" w14:textId="77777777" w:rsidR="009E7195" w:rsidRDefault="00A367DA">
      <w:pPr>
        <w:pStyle w:val="BodyText"/>
        <w:spacing w:before="206" w:line="256" w:lineRule="auto"/>
        <w:ind w:left="160"/>
      </w:pPr>
      <w:r>
        <w:t xml:space="preserve">Stephen </w:t>
      </w:r>
      <w:proofErr w:type="spellStart"/>
      <w:r>
        <w:t>Wischniowski</w:t>
      </w:r>
      <w:proofErr w:type="spellEnd"/>
      <w:r>
        <w:t xml:space="preserve"> shared his experience of r</w:t>
      </w:r>
      <w:r>
        <w:t>unning an age estimation laboratory at the Pacific</w:t>
      </w:r>
      <w:r>
        <w:rPr>
          <w:spacing w:val="-10"/>
        </w:rPr>
        <w:t xml:space="preserve"> </w:t>
      </w:r>
      <w:r>
        <w:t>Biological</w:t>
      </w:r>
      <w:r>
        <w:rPr>
          <w:spacing w:val="-10"/>
        </w:rPr>
        <w:t xml:space="preserve"> </w:t>
      </w:r>
      <w:r>
        <w:t>Station</w:t>
      </w:r>
      <w:r>
        <w:rPr>
          <w:spacing w:val="-10"/>
        </w:rPr>
        <w:t xml:space="preserve"> </w:t>
      </w:r>
      <w:r>
        <w:t>and</w:t>
      </w:r>
      <w:r>
        <w:rPr>
          <w:spacing w:val="-10"/>
        </w:rPr>
        <w:t xml:space="preserve"> </w:t>
      </w:r>
      <w:r>
        <w:t>being</w:t>
      </w:r>
      <w:r>
        <w:rPr>
          <w:spacing w:val="-10"/>
        </w:rPr>
        <w:t xml:space="preserve"> </w:t>
      </w:r>
      <w:r>
        <w:t>involved</w:t>
      </w:r>
      <w:r>
        <w:rPr>
          <w:spacing w:val="-10"/>
        </w:rPr>
        <w:t xml:space="preserve"> </w:t>
      </w:r>
      <w:r>
        <w:t>in</w:t>
      </w:r>
      <w:r>
        <w:rPr>
          <w:spacing w:val="-10"/>
        </w:rPr>
        <w:t xml:space="preserve"> </w:t>
      </w:r>
      <w:r>
        <w:t>the</w:t>
      </w:r>
      <w:r>
        <w:rPr>
          <w:spacing w:val="-10"/>
        </w:rPr>
        <w:t xml:space="preserve"> </w:t>
      </w:r>
      <w:proofErr w:type="spellStart"/>
      <w:r>
        <w:t>COmmunity</w:t>
      </w:r>
      <w:proofErr w:type="spellEnd"/>
      <w:r>
        <w:rPr>
          <w:spacing w:val="-10"/>
        </w:rPr>
        <w:t xml:space="preserve"> </w:t>
      </w:r>
      <w:r>
        <w:t>of</w:t>
      </w:r>
      <w:r>
        <w:rPr>
          <w:spacing w:val="-10"/>
        </w:rPr>
        <w:t xml:space="preserve"> </w:t>
      </w:r>
      <w:r>
        <w:t>Age</w:t>
      </w:r>
      <w:r>
        <w:rPr>
          <w:spacing w:val="-10"/>
        </w:rPr>
        <w:t xml:space="preserve"> </w:t>
      </w:r>
      <w:r>
        <w:t>Reading</w:t>
      </w:r>
      <w:r>
        <w:rPr>
          <w:spacing w:val="-10"/>
        </w:rPr>
        <w:t xml:space="preserve"> </w:t>
      </w:r>
      <w:r>
        <w:t>Experts</w:t>
      </w:r>
      <w:r>
        <w:rPr>
          <w:spacing w:val="-10"/>
        </w:rPr>
        <w:t xml:space="preserve"> </w:t>
      </w:r>
      <w:r>
        <w:t>(CARE</w:t>
      </w:r>
      <w:proofErr w:type="gramStart"/>
      <w:r>
        <w:t>)</w:t>
      </w:r>
      <w:r>
        <w:rPr>
          <w:spacing w:val="-10"/>
        </w:rPr>
        <w:t xml:space="preserve"> </w:t>
      </w:r>
      <w:r>
        <w:t>.</w:t>
      </w:r>
      <w:proofErr w:type="gramEnd"/>
    </w:p>
    <w:p w14:paraId="6FDB0FA5" w14:textId="77777777" w:rsidR="009E7195" w:rsidRDefault="00A367DA">
      <w:pPr>
        <w:pStyle w:val="BodyText"/>
        <w:spacing w:before="207" w:line="256" w:lineRule="auto"/>
        <w:ind w:left="160" w:right="690"/>
      </w:pPr>
      <w:r>
        <w:t>Sylvie Robichaud and Karen Robertson presented the procedures associated with age estimation of Atlantic Herring in th</w:t>
      </w:r>
      <w:r>
        <w:t>e Gulf Region.</w:t>
      </w:r>
    </w:p>
    <w:p w14:paraId="41F42128" w14:textId="77777777" w:rsidR="009E7195" w:rsidRDefault="00A367DA">
      <w:pPr>
        <w:pStyle w:val="BodyText"/>
        <w:spacing w:before="206" w:line="256" w:lineRule="auto"/>
        <w:ind w:left="152" w:firstLine="7"/>
      </w:pPr>
      <w:r>
        <w:t>Kim Emond and Hélène Dionne presented the procedures associated with age estimation of Atlantic Herring in the Québec Region.</w:t>
      </w:r>
    </w:p>
    <w:p w14:paraId="4DA8CAE1" w14:textId="77777777" w:rsidR="009E7195" w:rsidRDefault="009E7195">
      <w:pPr>
        <w:spacing w:line="256" w:lineRule="auto"/>
        <w:sectPr w:rsidR="009E7195">
          <w:pgSz w:w="12240" w:h="15840"/>
          <w:pgMar w:top="1400" w:right="1280" w:bottom="1060" w:left="1280" w:header="0" w:footer="870" w:gutter="0"/>
          <w:cols w:space="720"/>
        </w:sectPr>
      </w:pPr>
    </w:p>
    <w:p w14:paraId="5F7C014A" w14:textId="77777777" w:rsidR="009E7195" w:rsidRDefault="00A367DA">
      <w:pPr>
        <w:pStyle w:val="BodyText"/>
        <w:spacing w:before="72" w:line="256" w:lineRule="auto"/>
        <w:ind w:left="160" w:right="211" w:hanging="7"/>
      </w:pPr>
      <w:r>
        <w:t xml:space="preserve">Tania </w:t>
      </w:r>
      <w:proofErr w:type="spellStart"/>
      <w:r>
        <w:t>Davignon</w:t>
      </w:r>
      <w:proofErr w:type="spellEnd"/>
      <w:r>
        <w:t xml:space="preserve">-Burton gave a talk </w:t>
      </w:r>
      <w:proofErr w:type="gramStart"/>
      <w:r>
        <w:t>of</w:t>
      </w:r>
      <w:proofErr w:type="gramEnd"/>
      <w:r>
        <w:t xml:space="preserve"> reconciling expectations and realities in a production ageing environment.</w:t>
      </w:r>
    </w:p>
    <w:p w14:paraId="334A4EC6" w14:textId="77777777" w:rsidR="009E7195" w:rsidRDefault="00A367DA">
      <w:pPr>
        <w:pStyle w:val="BodyText"/>
        <w:spacing w:before="207" w:line="256" w:lineRule="auto"/>
        <w:ind w:left="160" w:hanging="7"/>
      </w:pPr>
      <w:r>
        <w:t>Tracey</w:t>
      </w:r>
      <w:r>
        <w:rPr>
          <w:spacing w:val="-7"/>
        </w:rPr>
        <w:t xml:space="preserve"> </w:t>
      </w:r>
      <w:r>
        <w:t>Loewen</w:t>
      </w:r>
      <w:r>
        <w:rPr>
          <w:spacing w:val="-7"/>
        </w:rPr>
        <w:t xml:space="preserve"> </w:t>
      </w:r>
      <w:r>
        <w:t>and</w:t>
      </w:r>
      <w:r>
        <w:rPr>
          <w:spacing w:val="-7"/>
        </w:rPr>
        <w:t xml:space="preserve"> </w:t>
      </w:r>
      <w:r>
        <w:t>Rick</w:t>
      </w:r>
      <w:r>
        <w:rPr>
          <w:spacing w:val="-7"/>
        </w:rPr>
        <w:t xml:space="preserve"> </w:t>
      </w:r>
      <w:proofErr w:type="spellStart"/>
      <w:r>
        <w:t>Wastle</w:t>
      </w:r>
      <w:proofErr w:type="spellEnd"/>
      <w:r>
        <w:rPr>
          <w:spacing w:val="-7"/>
        </w:rPr>
        <w:t xml:space="preserve"> </w:t>
      </w:r>
      <w:r>
        <w:t>presented</w:t>
      </w:r>
      <w:r>
        <w:rPr>
          <w:spacing w:val="-7"/>
        </w:rPr>
        <w:t xml:space="preserve"> </w:t>
      </w:r>
      <w:r>
        <w:t>their</w:t>
      </w:r>
      <w:r>
        <w:rPr>
          <w:spacing w:val="-7"/>
        </w:rPr>
        <w:t xml:space="preserve"> </w:t>
      </w:r>
      <w:r>
        <w:t>work</w:t>
      </w:r>
      <w:r>
        <w:rPr>
          <w:spacing w:val="-7"/>
        </w:rPr>
        <w:t xml:space="preserve"> </w:t>
      </w:r>
      <w:r>
        <w:t>on</w:t>
      </w:r>
      <w:r>
        <w:rPr>
          <w:spacing w:val="-7"/>
        </w:rPr>
        <w:t xml:space="preserve"> </w:t>
      </w:r>
      <w:r>
        <w:t>estimating</w:t>
      </w:r>
      <w:r>
        <w:rPr>
          <w:spacing w:val="-7"/>
        </w:rPr>
        <w:t xml:space="preserve"> </w:t>
      </w:r>
      <w:proofErr w:type="gramStart"/>
      <w:r>
        <w:t>ages</w:t>
      </w:r>
      <w:proofErr w:type="gramEnd"/>
      <w:r>
        <w:rPr>
          <w:spacing w:val="-7"/>
        </w:rPr>
        <w:t xml:space="preserve"> </w:t>
      </w:r>
      <w:r>
        <w:t>of</w:t>
      </w:r>
      <w:r>
        <w:rPr>
          <w:spacing w:val="-7"/>
        </w:rPr>
        <w:t xml:space="preserve"> </w:t>
      </w:r>
      <w:r>
        <w:t>Greenland</w:t>
      </w:r>
      <w:r>
        <w:rPr>
          <w:spacing w:val="-7"/>
        </w:rPr>
        <w:t xml:space="preserve"> </w:t>
      </w:r>
      <w:r>
        <w:t>Halibut</w:t>
      </w:r>
      <w:r>
        <w:rPr>
          <w:spacing w:val="-7"/>
        </w:rPr>
        <w:t xml:space="preserve"> </w:t>
      </w:r>
      <w:r>
        <w:t>in the Arctic.</w:t>
      </w:r>
    </w:p>
    <w:p w14:paraId="44BCC211" w14:textId="77777777" w:rsidR="009E7195" w:rsidRDefault="009E7195">
      <w:pPr>
        <w:pStyle w:val="BodyText"/>
        <w:rPr>
          <w:sz w:val="26"/>
        </w:rPr>
      </w:pPr>
    </w:p>
    <w:p w14:paraId="186DF29A" w14:textId="77777777" w:rsidR="009E7195" w:rsidRDefault="009E7195">
      <w:pPr>
        <w:pStyle w:val="BodyText"/>
        <w:spacing w:before="8"/>
        <w:rPr>
          <w:sz w:val="26"/>
        </w:rPr>
      </w:pPr>
    </w:p>
    <w:p w14:paraId="4D00AB0D" w14:textId="77777777" w:rsidR="009E7195" w:rsidRDefault="00A367DA">
      <w:pPr>
        <w:pStyle w:val="Heading1"/>
        <w:numPr>
          <w:ilvl w:val="0"/>
          <w:numId w:val="10"/>
        </w:numPr>
        <w:tabs>
          <w:tab w:val="left" w:pos="2763"/>
          <w:tab w:val="left" w:pos="2765"/>
        </w:tabs>
        <w:ind w:left="2764" w:hanging="341"/>
        <w:jc w:val="left"/>
      </w:pPr>
      <w:bookmarkStart w:id="22" w:name="Day_2_-_Digital_imaging_of_ageing_struct"/>
      <w:bookmarkStart w:id="23" w:name="_bookmark7"/>
      <w:bookmarkEnd w:id="22"/>
      <w:bookmarkEnd w:id="23"/>
      <w:r>
        <w:t>Day</w:t>
      </w:r>
      <w:r>
        <w:rPr>
          <w:spacing w:val="-7"/>
        </w:rPr>
        <w:t xml:space="preserve"> </w:t>
      </w:r>
      <w:r>
        <w:t>2</w:t>
      </w:r>
      <w:r>
        <w:rPr>
          <w:spacing w:val="-7"/>
        </w:rPr>
        <w:t xml:space="preserve"> </w:t>
      </w:r>
      <w:r>
        <w:t>-</w:t>
      </w:r>
      <w:r>
        <w:rPr>
          <w:spacing w:val="-6"/>
        </w:rPr>
        <w:t xml:space="preserve"> </w:t>
      </w:r>
      <w:r>
        <w:t>Digital</w:t>
      </w:r>
      <w:r>
        <w:rPr>
          <w:spacing w:val="-7"/>
        </w:rPr>
        <w:t xml:space="preserve"> </w:t>
      </w:r>
      <w:r>
        <w:t>imaging</w:t>
      </w:r>
      <w:r>
        <w:rPr>
          <w:spacing w:val="-7"/>
        </w:rPr>
        <w:t xml:space="preserve"> </w:t>
      </w:r>
      <w:r>
        <w:t>of</w:t>
      </w:r>
      <w:r>
        <w:rPr>
          <w:spacing w:val="-6"/>
        </w:rPr>
        <w:t xml:space="preserve"> </w:t>
      </w:r>
      <w:r>
        <w:t>ageing</w:t>
      </w:r>
      <w:r>
        <w:rPr>
          <w:spacing w:val="-7"/>
        </w:rPr>
        <w:t xml:space="preserve"> </w:t>
      </w:r>
      <w:r>
        <w:rPr>
          <w:spacing w:val="-2"/>
        </w:rPr>
        <w:t>st</w:t>
      </w:r>
      <w:r>
        <w:rPr>
          <w:spacing w:val="-2"/>
        </w:rPr>
        <w:t>ructures</w:t>
      </w:r>
    </w:p>
    <w:p w14:paraId="2DAEF8E6" w14:textId="77777777" w:rsidR="009E7195" w:rsidRDefault="009E7195">
      <w:pPr>
        <w:pStyle w:val="BodyText"/>
        <w:rPr>
          <w:b/>
          <w:sz w:val="26"/>
        </w:rPr>
      </w:pPr>
    </w:p>
    <w:p w14:paraId="2C8F6DF7" w14:textId="77777777" w:rsidR="009E7195" w:rsidRDefault="00A367DA">
      <w:pPr>
        <w:pStyle w:val="BodyText"/>
        <w:spacing w:before="187" w:line="256" w:lineRule="auto"/>
        <w:ind w:left="160" w:right="211" w:hanging="7"/>
      </w:pPr>
      <w:r>
        <w:t>The second day of the workshop focused on topics related to the capture of digital images of ageing structures and how to annotate them.</w:t>
      </w:r>
    </w:p>
    <w:p w14:paraId="157A717A" w14:textId="77777777" w:rsidR="009E7195" w:rsidRDefault="00A367DA">
      <w:pPr>
        <w:pStyle w:val="BodyText"/>
        <w:spacing w:before="207" w:line="256" w:lineRule="auto"/>
        <w:ind w:left="160" w:right="690" w:hanging="7"/>
      </w:pPr>
      <w:r>
        <w:t>The day started with a tour of the laboratory facilities used in age estimations at the Gulf Fisheries Centre</w:t>
      </w:r>
      <w:r>
        <w:t>.</w:t>
      </w:r>
    </w:p>
    <w:p w14:paraId="15601982" w14:textId="038C01B5" w:rsidR="009E7195" w:rsidRDefault="00A367DA">
      <w:pPr>
        <w:pStyle w:val="BodyText"/>
        <w:spacing w:before="206" w:line="453" w:lineRule="auto"/>
        <w:ind w:left="153" w:right="2950" w:firstLine="6"/>
      </w:pPr>
      <w:r>
        <w:t>Presentation</w:t>
      </w:r>
      <w:r>
        <w:rPr>
          <w:spacing w:val="-14"/>
        </w:rPr>
        <w:t xml:space="preserve"> </w:t>
      </w:r>
      <w:r>
        <w:t>about</w:t>
      </w:r>
      <w:r>
        <w:rPr>
          <w:spacing w:val="-14"/>
        </w:rPr>
        <w:t xml:space="preserve"> </w:t>
      </w:r>
      <w:r>
        <w:t>SmartDots</w:t>
      </w:r>
      <w:r>
        <w:rPr>
          <w:spacing w:val="-14"/>
        </w:rPr>
        <w:t xml:space="preserve"> </w:t>
      </w:r>
      <w:r>
        <w:t>from</w:t>
      </w:r>
      <w:r>
        <w:rPr>
          <w:spacing w:val="-14"/>
        </w:rPr>
        <w:t xml:space="preserve"> </w:t>
      </w:r>
      <w:r>
        <w:t>external</w:t>
      </w:r>
      <w:r>
        <w:rPr>
          <w:spacing w:val="-14"/>
        </w:rPr>
        <w:t xml:space="preserve"> </w:t>
      </w:r>
      <w:r>
        <w:t>expert</w:t>
      </w:r>
      <w:r>
        <w:rPr>
          <w:spacing w:val="-14"/>
        </w:rPr>
        <w:t xml:space="preserve"> </w:t>
      </w:r>
      <w:r>
        <w:t>Julie</w:t>
      </w:r>
      <w:r>
        <w:rPr>
          <w:spacing w:val="-14"/>
        </w:rPr>
        <w:t xml:space="preserve"> </w:t>
      </w:r>
      <w:ins w:id="24" w:author="Julie Olivia Davies" w:date="2023-02-22T12:44:00Z">
        <w:r w:rsidR="000924C4">
          <w:rPr>
            <w:spacing w:val="-14"/>
          </w:rPr>
          <w:t xml:space="preserve">Coad </w:t>
        </w:r>
      </w:ins>
      <w:r>
        <w:t>D</w:t>
      </w:r>
      <w:r>
        <w:t xml:space="preserve">avies. </w:t>
      </w:r>
      <w:r>
        <w:t>Talk by Karen Robertson on taking good images.</w:t>
      </w:r>
    </w:p>
    <w:p w14:paraId="22BF4EF2" w14:textId="77777777" w:rsidR="009E7195" w:rsidRDefault="00A367DA">
      <w:pPr>
        <w:pStyle w:val="BodyText"/>
        <w:spacing w:line="256" w:lineRule="auto"/>
        <w:ind w:left="160"/>
      </w:pPr>
      <w:r>
        <w:t>David</w:t>
      </w:r>
      <w:r>
        <w:rPr>
          <w:spacing w:val="-11"/>
        </w:rPr>
        <w:t xml:space="preserve"> </w:t>
      </w:r>
      <w:r>
        <w:t>Fishman</w:t>
      </w:r>
      <w:r>
        <w:rPr>
          <w:spacing w:val="-11"/>
        </w:rPr>
        <w:t xml:space="preserve"> </w:t>
      </w:r>
      <w:r>
        <w:t>presented</w:t>
      </w:r>
      <w:r>
        <w:rPr>
          <w:spacing w:val="-11"/>
        </w:rPr>
        <w:t xml:space="preserve"> </w:t>
      </w:r>
      <w:r>
        <w:t>options</w:t>
      </w:r>
      <w:r>
        <w:rPr>
          <w:spacing w:val="-11"/>
        </w:rPr>
        <w:t xml:space="preserve"> </w:t>
      </w:r>
      <w:r>
        <w:t>for</w:t>
      </w:r>
      <w:r>
        <w:rPr>
          <w:spacing w:val="-11"/>
        </w:rPr>
        <w:t xml:space="preserve"> </w:t>
      </w:r>
      <w:r>
        <w:t>developing</w:t>
      </w:r>
      <w:r>
        <w:rPr>
          <w:spacing w:val="-11"/>
        </w:rPr>
        <w:t xml:space="preserve"> </w:t>
      </w:r>
      <w:r>
        <w:t>a</w:t>
      </w:r>
      <w:r>
        <w:rPr>
          <w:spacing w:val="-11"/>
        </w:rPr>
        <w:t xml:space="preserve"> </w:t>
      </w:r>
      <w:r>
        <w:t>storage</w:t>
      </w:r>
      <w:r>
        <w:rPr>
          <w:spacing w:val="-11"/>
        </w:rPr>
        <w:t xml:space="preserve"> </w:t>
      </w:r>
      <w:r>
        <w:t>solution</w:t>
      </w:r>
      <w:r>
        <w:rPr>
          <w:spacing w:val="-11"/>
        </w:rPr>
        <w:t xml:space="preserve"> </w:t>
      </w:r>
      <w:r>
        <w:t>for</w:t>
      </w:r>
      <w:r>
        <w:rPr>
          <w:spacing w:val="-11"/>
        </w:rPr>
        <w:t xml:space="preserve"> </w:t>
      </w:r>
      <w:r>
        <w:t>otolith</w:t>
      </w:r>
      <w:r>
        <w:rPr>
          <w:spacing w:val="-11"/>
        </w:rPr>
        <w:t xml:space="preserve"> </w:t>
      </w:r>
      <w:r>
        <w:t>images. Discussion about DFO Dots.</w:t>
      </w:r>
    </w:p>
    <w:p w14:paraId="20444EAA" w14:textId="77777777" w:rsidR="009E7195" w:rsidRDefault="00A367DA">
      <w:pPr>
        <w:pStyle w:val="BodyText"/>
        <w:spacing w:before="204"/>
        <w:ind w:left="160"/>
      </w:pPr>
      <w:r>
        <w:t>SmartDots</w:t>
      </w:r>
      <w:r>
        <w:rPr>
          <w:spacing w:val="-9"/>
        </w:rPr>
        <w:t xml:space="preserve"> </w:t>
      </w:r>
      <w:r>
        <w:t>reporting</w:t>
      </w:r>
      <w:r>
        <w:rPr>
          <w:spacing w:val="-8"/>
        </w:rPr>
        <w:t xml:space="preserve"> </w:t>
      </w:r>
      <w:r>
        <w:t>features</w:t>
      </w:r>
      <w:r>
        <w:rPr>
          <w:spacing w:val="-8"/>
        </w:rPr>
        <w:t xml:space="preserve"> </w:t>
      </w:r>
      <w:r>
        <w:t>and</w:t>
      </w:r>
      <w:r>
        <w:rPr>
          <w:spacing w:val="-8"/>
        </w:rPr>
        <w:t xml:space="preserve"> </w:t>
      </w:r>
      <w:r>
        <w:t>use</w:t>
      </w:r>
      <w:r>
        <w:rPr>
          <w:spacing w:val="-8"/>
        </w:rPr>
        <w:t xml:space="preserve"> </w:t>
      </w:r>
      <w:r>
        <w:t>for</w:t>
      </w:r>
      <w:r>
        <w:rPr>
          <w:spacing w:val="-8"/>
        </w:rPr>
        <w:t xml:space="preserve"> </w:t>
      </w:r>
      <w:r>
        <w:t>obtaining</w:t>
      </w:r>
      <w:r>
        <w:rPr>
          <w:spacing w:val="-9"/>
        </w:rPr>
        <w:t xml:space="preserve"> </w:t>
      </w:r>
      <w:r>
        <w:t>growth</w:t>
      </w:r>
      <w:r>
        <w:rPr>
          <w:spacing w:val="-8"/>
        </w:rPr>
        <w:t xml:space="preserve"> </w:t>
      </w:r>
      <w:r>
        <w:rPr>
          <w:spacing w:val="-2"/>
        </w:rPr>
        <w:t>increments.</w:t>
      </w:r>
    </w:p>
    <w:p w14:paraId="778AA4CC" w14:textId="77777777" w:rsidR="009E7195" w:rsidRDefault="009E7195">
      <w:pPr>
        <w:pStyle w:val="BodyText"/>
        <w:rPr>
          <w:sz w:val="26"/>
        </w:rPr>
      </w:pPr>
    </w:p>
    <w:p w14:paraId="1CE12C89" w14:textId="77777777" w:rsidR="009E7195" w:rsidRDefault="009E7195">
      <w:pPr>
        <w:pStyle w:val="BodyText"/>
        <w:spacing w:before="2"/>
        <w:rPr>
          <w:sz w:val="28"/>
        </w:rPr>
      </w:pPr>
    </w:p>
    <w:p w14:paraId="05763227" w14:textId="77777777" w:rsidR="009E7195" w:rsidRDefault="00A367DA">
      <w:pPr>
        <w:pStyle w:val="Heading1"/>
        <w:numPr>
          <w:ilvl w:val="0"/>
          <w:numId w:val="10"/>
        </w:numPr>
        <w:tabs>
          <w:tab w:val="left" w:pos="3291"/>
          <w:tab w:val="left" w:pos="3292"/>
        </w:tabs>
        <w:spacing w:before="1"/>
        <w:ind w:left="3291"/>
        <w:jc w:val="left"/>
      </w:pPr>
      <w:bookmarkStart w:id="25" w:name="Day_3_-_Analysis_of_age_estimates"/>
      <w:bookmarkStart w:id="26" w:name="_bookmark8"/>
      <w:bookmarkEnd w:id="25"/>
      <w:bookmarkEnd w:id="26"/>
      <w:r>
        <w:t>Day</w:t>
      </w:r>
      <w:r>
        <w:rPr>
          <w:spacing w:val="-7"/>
        </w:rPr>
        <w:t xml:space="preserve"> </w:t>
      </w:r>
      <w:r>
        <w:t>3</w:t>
      </w:r>
      <w:r>
        <w:rPr>
          <w:spacing w:val="-6"/>
        </w:rPr>
        <w:t xml:space="preserve"> </w:t>
      </w:r>
      <w:r>
        <w:t>-</w:t>
      </w:r>
      <w:r>
        <w:rPr>
          <w:spacing w:val="-6"/>
        </w:rPr>
        <w:t xml:space="preserve"> </w:t>
      </w:r>
      <w:r>
        <w:t>Analysis</w:t>
      </w:r>
      <w:r>
        <w:rPr>
          <w:spacing w:val="-6"/>
        </w:rPr>
        <w:t xml:space="preserve"> </w:t>
      </w:r>
      <w:r>
        <w:t>of</w:t>
      </w:r>
      <w:r>
        <w:rPr>
          <w:spacing w:val="-6"/>
        </w:rPr>
        <w:t xml:space="preserve"> </w:t>
      </w:r>
      <w:r>
        <w:t>age</w:t>
      </w:r>
      <w:r>
        <w:rPr>
          <w:spacing w:val="-6"/>
        </w:rPr>
        <w:t xml:space="preserve"> </w:t>
      </w:r>
      <w:r>
        <w:rPr>
          <w:spacing w:val="-2"/>
        </w:rPr>
        <w:t>estimates</w:t>
      </w:r>
    </w:p>
    <w:p w14:paraId="226EC65B" w14:textId="77777777" w:rsidR="009E7195" w:rsidRDefault="009E7195">
      <w:pPr>
        <w:pStyle w:val="BodyText"/>
        <w:rPr>
          <w:b/>
          <w:sz w:val="26"/>
        </w:rPr>
      </w:pPr>
    </w:p>
    <w:p w14:paraId="0EBC4FC7" w14:textId="77777777" w:rsidR="009E7195" w:rsidRDefault="00A367DA">
      <w:pPr>
        <w:pStyle w:val="BodyText"/>
        <w:spacing w:before="187" w:line="256" w:lineRule="auto"/>
        <w:ind w:left="160" w:right="107" w:hanging="7"/>
      </w:pPr>
      <w:r>
        <w:t>The third day of the workshop focused on what is done with age estimates, namely the use of such data in fitting growth models and in computing catch-at-age matrices.</w:t>
      </w:r>
    </w:p>
    <w:p w14:paraId="694D3A0A" w14:textId="77777777" w:rsidR="009E7195" w:rsidRDefault="00A367DA">
      <w:pPr>
        <w:pStyle w:val="BodyText"/>
        <w:spacing w:before="206"/>
        <w:ind w:left="160"/>
      </w:pPr>
      <w:r>
        <w:t>Growth</w:t>
      </w:r>
      <w:r>
        <w:rPr>
          <w:spacing w:val="-9"/>
        </w:rPr>
        <w:t xml:space="preserve"> </w:t>
      </w:r>
      <w:r>
        <w:t>models</w:t>
      </w:r>
      <w:r>
        <w:rPr>
          <w:spacing w:val="-9"/>
        </w:rPr>
        <w:t xml:space="preserve"> </w:t>
      </w:r>
      <w:r>
        <w:t>presentations</w:t>
      </w:r>
      <w:r>
        <w:rPr>
          <w:spacing w:val="-9"/>
        </w:rPr>
        <w:t xml:space="preserve"> </w:t>
      </w:r>
      <w:r>
        <w:t>by</w:t>
      </w:r>
      <w:r>
        <w:rPr>
          <w:spacing w:val="-9"/>
        </w:rPr>
        <w:t xml:space="preserve"> </w:t>
      </w:r>
      <w:r>
        <w:t>Daniel</w:t>
      </w:r>
      <w:r>
        <w:rPr>
          <w:spacing w:val="-8"/>
        </w:rPr>
        <w:t xml:space="preserve"> </w:t>
      </w:r>
      <w:r>
        <w:t>Ricard</w:t>
      </w:r>
      <w:r>
        <w:rPr>
          <w:spacing w:val="-9"/>
        </w:rPr>
        <w:t xml:space="preserve"> </w:t>
      </w:r>
      <w:r>
        <w:t>and</w:t>
      </w:r>
      <w:r>
        <w:rPr>
          <w:spacing w:val="-9"/>
        </w:rPr>
        <w:t xml:space="preserve"> </w:t>
      </w:r>
      <w:r>
        <w:t>Andrea</w:t>
      </w:r>
      <w:r>
        <w:rPr>
          <w:spacing w:val="-9"/>
        </w:rPr>
        <w:t xml:space="preserve"> </w:t>
      </w:r>
      <w:r>
        <w:rPr>
          <w:spacing w:val="-2"/>
        </w:rPr>
        <w:t>Perreault</w:t>
      </w:r>
    </w:p>
    <w:p w14:paraId="52B88D0A" w14:textId="77777777" w:rsidR="009E7195" w:rsidRDefault="00A367DA">
      <w:pPr>
        <w:pStyle w:val="BodyText"/>
        <w:spacing w:before="224"/>
        <w:ind w:left="160"/>
      </w:pPr>
      <w:r>
        <w:t>Lisa</w:t>
      </w:r>
      <w:r>
        <w:rPr>
          <w:spacing w:val="-9"/>
        </w:rPr>
        <w:t xml:space="preserve"> </w:t>
      </w:r>
      <w:proofErr w:type="spellStart"/>
      <w:r>
        <w:t>Ailloud</w:t>
      </w:r>
      <w:proofErr w:type="spellEnd"/>
      <w:r>
        <w:rPr>
          <w:spacing w:val="-9"/>
        </w:rPr>
        <w:t xml:space="preserve"> </w:t>
      </w:r>
      <w:r>
        <w:t>from</w:t>
      </w:r>
      <w:r>
        <w:rPr>
          <w:spacing w:val="-9"/>
        </w:rPr>
        <w:t xml:space="preserve"> </w:t>
      </w:r>
      <w:r>
        <w:t>NOAA</w:t>
      </w:r>
      <w:r>
        <w:rPr>
          <w:spacing w:val="-8"/>
        </w:rPr>
        <w:t xml:space="preserve"> </w:t>
      </w:r>
      <w:r>
        <w:t>NMFS</w:t>
      </w:r>
      <w:r>
        <w:rPr>
          <w:spacing w:val="-9"/>
        </w:rPr>
        <w:t xml:space="preserve"> </w:t>
      </w:r>
      <w:r>
        <w:t>gave</w:t>
      </w:r>
      <w:r>
        <w:rPr>
          <w:spacing w:val="-9"/>
        </w:rPr>
        <w:t xml:space="preserve"> </w:t>
      </w:r>
      <w:r>
        <w:t>a</w:t>
      </w:r>
      <w:r>
        <w:rPr>
          <w:spacing w:val="-9"/>
        </w:rPr>
        <w:t xml:space="preserve"> </w:t>
      </w:r>
      <w:r>
        <w:t>presentation</w:t>
      </w:r>
      <w:r>
        <w:rPr>
          <w:spacing w:val="-9"/>
        </w:rPr>
        <w:t xml:space="preserve"> </w:t>
      </w:r>
      <w:r>
        <w:t>about</w:t>
      </w:r>
      <w:r>
        <w:rPr>
          <w:spacing w:val="-8"/>
        </w:rPr>
        <w:t xml:space="preserve"> </w:t>
      </w:r>
      <w:r>
        <w:t>age-length</w:t>
      </w:r>
      <w:r>
        <w:rPr>
          <w:spacing w:val="-9"/>
        </w:rPr>
        <w:t xml:space="preserve"> </w:t>
      </w:r>
      <w:r>
        <w:rPr>
          <w:spacing w:val="-2"/>
        </w:rPr>
        <w:t>keys.</w:t>
      </w:r>
    </w:p>
    <w:p w14:paraId="0D0798B2" w14:textId="77777777" w:rsidR="009E7195" w:rsidRDefault="00A367DA">
      <w:pPr>
        <w:pStyle w:val="BodyText"/>
        <w:spacing w:before="224" w:line="256" w:lineRule="auto"/>
        <w:ind w:left="160" w:right="246"/>
      </w:pPr>
      <w:r>
        <w:t xml:space="preserve">catch-at-age calculations presentation by Andrew Smith from the Quebec Region </w:t>
      </w:r>
      <w:proofErr w:type="spellStart"/>
      <w:proofErr w:type="gramStart"/>
      <w:r>
        <w:t>desscribed</w:t>
      </w:r>
      <w:proofErr w:type="spellEnd"/>
      <w:proofErr w:type="gramEnd"/>
      <w:r>
        <w:t xml:space="preserve"> his experience with trying to replicate catch-at-age calculations that were previously done in a bespoke software calle</w:t>
      </w:r>
      <w:r>
        <w:t xml:space="preserve">d </w:t>
      </w:r>
      <w:r>
        <w:rPr>
          <w:i/>
        </w:rPr>
        <w:t>catch.exe</w:t>
      </w:r>
      <w:r>
        <w:t>.</w:t>
      </w:r>
    </w:p>
    <w:p w14:paraId="777992E4" w14:textId="77777777" w:rsidR="009E7195" w:rsidRDefault="00A367DA">
      <w:pPr>
        <w:pStyle w:val="BodyText"/>
        <w:spacing w:before="207" w:line="256" w:lineRule="auto"/>
        <w:ind w:left="160"/>
      </w:pPr>
      <w:r>
        <w:t>Kim Emond from the Quebec Region presented the methodologies used in the herring stock assessment</w:t>
      </w:r>
      <w:r>
        <w:rPr>
          <w:spacing w:val="-10"/>
        </w:rPr>
        <w:t xml:space="preserve"> </w:t>
      </w:r>
      <w:r>
        <w:t>to</w:t>
      </w:r>
      <w:r>
        <w:rPr>
          <w:spacing w:val="-10"/>
        </w:rPr>
        <w:t xml:space="preserve"> </w:t>
      </w:r>
      <w:r>
        <w:t>compute</w:t>
      </w:r>
      <w:r>
        <w:rPr>
          <w:spacing w:val="-10"/>
        </w:rPr>
        <w:t xml:space="preserve"> </w:t>
      </w:r>
      <w:r>
        <w:t>catch-at-age</w:t>
      </w:r>
      <w:r>
        <w:rPr>
          <w:spacing w:val="-10"/>
        </w:rPr>
        <w:t xml:space="preserve"> </w:t>
      </w:r>
      <w:r>
        <w:t>matrices</w:t>
      </w:r>
      <w:r>
        <w:rPr>
          <w:spacing w:val="-10"/>
        </w:rPr>
        <w:t xml:space="preserve"> </w:t>
      </w:r>
      <w:r>
        <w:t>from</w:t>
      </w:r>
      <w:r>
        <w:rPr>
          <w:spacing w:val="-10"/>
        </w:rPr>
        <w:t xml:space="preserve"> </w:t>
      </w:r>
      <w:r>
        <w:t>commercial</w:t>
      </w:r>
      <w:r>
        <w:rPr>
          <w:spacing w:val="-10"/>
        </w:rPr>
        <w:t xml:space="preserve"> </w:t>
      </w:r>
      <w:r>
        <w:t>landings</w:t>
      </w:r>
      <w:r>
        <w:rPr>
          <w:spacing w:val="-10"/>
        </w:rPr>
        <w:t xml:space="preserve"> </w:t>
      </w:r>
      <w:r>
        <w:t>and</w:t>
      </w:r>
      <w:r>
        <w:rPr>
          <w:spacing w:val="-10"/>
        </w:rPr>
        <w:t xml:space="preserve"> </w:t>
      </w:r>
      <w:r>
        <w:t>from</w:t>
      </w:r>
      <w:r>
        <w:rPr>
          <w:spacing w:val="-10"/>
        </w:rPr>
        <w:t xml:space="preserve"> </w:t>
      </w:r>
      <w:r>
        <w:t xml:space="preserve">hydroacoustic </w:t>
      </w:r>
      <w:r>
        <w:rPr>
          <w:spacing w:val="-2"/>
        </w:rPr>
        <w:t>surveys.</w:t>
      </w:r>
    </w:p>
    <w:p w14:paraId="0E0537CE" w14:textId="77777777" w:rsidR="009E7195" w:rsidRDefault="00A367DA">
      <w:pPr>
        <w:pStyle w:val="BodyText"/>
        <w:spacing w:before="207" w:line="256" w:lineRule="auto"/>
        <w:ind w:left="160"/>
      </w:pPr>
      <w:r>
        <w:t>Christopher Corriveau and Ellie Weise from Dalhousie University presented their work on using DNA methylation to estimate ages.</w:t>
      </w:r>
    </w:p>
    <w:p w14:paraId="793AA0CA" w14:textId="77777777" w:rsidR="009E7195" w:rsidRDefault="00A367DA">
      <w:pPr>
        <w:pStyle w:val="BodyText"/>
        <w:spacing w:before="206"/>
        <w:ind w:left="152"/>
      </w:pPr>
      <w:r>
        <w:t>A</w:t>
      </w:r>
      <w:r>
        <w:rPr>
          <w:spacing w:val="-8"/>
        </w:rPr>
        <w:t xml:space="preserve"> </w:t>
      </w:r>
      <w:r>
        <w:t>group</w:t>
      </w:r>
      <w:r>
        <w:rPr>
          <w:spacing w:val="-7"/>
        </w:rPr>
        <w:t xml:space="preserve"> </w:t>
      </w:r>
      <w:r>
        <w:t>discussion</w:t>
      </w:r>
      <w:r>
        <w:rPr>
          <w:spacing w:val="-7"/>
        </w:rPr>
        <w:t xml:space="preserve"> </w:t>
      </w:r>
      <w:r>
        <w:t>finally</w:t>
      </w:r>
      <w:r>
        <w:rPr>
          <w:spacing w:val="-7"/>
        </w:rPr>
        <w:t xml:space="preserve"> </w:t>
      </w:r>
      <w:r>
        <w:t>took</w:t>
      </w:r>
      <w:r>
        <w:rPr>
          <w:spacing w:val="-7"/>
        </w:rPr>
        <w:t xml:space="preserve"> </w:t>
      </w:r>
      <w:r>
        <w:t>place</w:t>
      </w:r>
      <w:r>
        <w:rPr>
          <w:spacing w:val="-8"/>
        </w:rPr>
        <w:t xml:space="preserve"> </w:t>
      </w:r>
      <w:r>
        <w:t>to</w:t>
      </w:r>
      <w:r>
        <w:rPr>
          <w:spacing w:val="-7"/>
        </w:rPr>
        <w:t xml:space="preserve"> </w:t>
      </w:r>
      <w:r>
        <w:t>draft</w:t>
      </w:r>
      <w:r>
        <w:rPr>
          <w:spacing w:val="-7"/>
        </w:rPr>
        <w:t xml:space="preserve"> </w:t>
      </w:r>
      <w:r>
        <w:t>the</w:t>
      </w:r>
      <w:r>
        <w:rPr>
          <w:spacing w:val="-7"/>
        </w:rPr>
        <w:t xml:space="preserve"> </w:t>
      </w:r>
      <w:r>
        <w:t>recommendations</w:t>
      </w:r>
      <w:r>
        <w:rPr>
          <w:spacing w:val="-7"/>
        </w:rPr>
        <w:t xml:space="preserve"> </w:t>
      </w:r>
      <w:r>
        <w:t>that</w:t>
      </w:r>
      <w:r>
        <w:rPr>
          <w:spacing w:val="-7"/>
        </w:rPr>
        <w:t xml:space="preserve"> </w:t>
      </w:r>
      <w:r>
        <w:t>appears</w:t>
      </w:r>
      <w:r>
        <w:rPr>
          <w:spacing w:val="-8"/>
        </w:rPr>
        <w:t xml:space="preserve"> </w:t>
      </w:r>
      <w:r>
        <w:t>in</w:t>
      </w:r>
      <w:r>
        <w:rPr>
          <w:spacing w:val="-7"/>
        </w:rPr>
        <w:t xml:space="preserve"> </w:t>
      </w:r>
      <w:r>
        <w:t>section</w:t>
      </w:r>
      <w:r>
        <w:rPr>
          <w:spacing w:val="-7"/>
        </w:rPr>
        <w:t xml:space="preserve"> </w:t>
      </w:r>
      <w:hyperlink w:anchor="_bookmark11" w:history="1">
        <w:r>
          <w:rPr>
            <w:spacing w:val="-5"/>
          </w:rPr>
          <w:t>7</w:t>
        </w:r>
      </w:hyperlink>
      <w:r>
        <w:rPr>
          <w:spacing w:val="-5"/>
        </w:rPr>
        <w:t>.</w:t>
      </w:r>
    </w:p>
    <w:p w14:paraId="5937661C" w14:textId="77777777" w:rsidR="009E7195" w:rsidRDefault="009E7195">
      <w:pPr>
        <w:sectPr w:rsidR="009E7195">
          <w:pgSz w:w="12240" w:h="15840"/>
          <w:pgMar w:top="1400" w:right="1280" w:bottom="1060" w:left="1280" w:header="0" w:footer="870" w:gutter="0"/>
          <w:cols w:space="720"/>
        </w:sectPr>
      </w:pPr>
    </w:p>
    <w:p w14:paraId="3D551C69" w14:textId="77777777" w:rsidR="009E7195" w:rsidRDefault="00A367DA">
      <w:pPr>
        <w:pStyle w:val="Heading1"/>
        <w:numPr>
          <w:ilvl w:val="0"/>
          <w:numId w:val="10"/>
        </w:numPr>
        <w:tabs>
          <w:tab w:val="left" w:pos="3412"/>
          <w:tab w:val="left" w:pos="3413"/>
        </w:tabs>
        <w:spacing w:before="72"/>
        <w:ind w:left="3412" w:hanging="341"/>
        <w:jc w:val="left"/>
      </w:pPr>
      <w:bookmarkStart w:id="27" w:name="Remarks_from_external_experts"/>
      <w:bookmarkStart w:id="28" w:name="_bookmark9"/>
      <w:bookmarkEnd w:id="27"/>
      <w:bookmarkEnd w:id="28"/>
      <w:r>
        <w:t>Remarks</w:t>
      </w:r>
      <w:r>
        <w:rPr>
          <w:spacing w:val="-12"/>
        </w:rPr>
        <w:t xml:space="preserve"> </w:t>
      </w:r>
      <w:r>
        <w:t>from</w:t>
      </w:r>
      <w:r>
        <w:rPr>
          <w:spacing w:val="-12"/>
        </w:rPr>
        <w:t xml:space="preserve"> </w:t>
      </w:r>
      <w:r>
        <w:t>external</w:t>
      </w:r>
      <w:r>
        <w:rPr>
          <w:spacing w:val="-11"/>
        </w:rPr>
        <w:t xml:space="preserve"> </w:t>
      </w:r>
      <w:r>
        <w:rPr>
          <w:spacing w:val="-2"/>
        </w:rPr>
        <w:t>experts</w:t>
      </w:r>
    </w:p>
    <w:p w14:paraId="052FB2A1" w14:textId="77777777" w:rsidR="009E7195" w:rsidRDefault="009E7195">
      <w:pPr>
        <w:pStyle w:val="BodyText"/>
        <w:rPr>
          <w:b/>
          <w:sz w:val="26"/>
        </w:rPr>
      </w:pPr>
    </w:p>
    <w:p w14:paraId="11E46CBC" w14:textId="7DE00151" w:rsidR="009E7195" w:rsidRDefault="00A367DA">
      <w:pPr>
        <w:pStyle w:val="BodyText"/>
        <w:spacing w:before="188"/>
        <w:ind w:left="160"/>
        <w:jc w:val="both"/>
      </w:pPr>
      <w:r>
        <w:t>Remarks</w:t>
      </w:r>
      <w:r>
        <w:rPr>
          <w:spacing w:val="-8"/>
        </w:rPr>
        <w:t xml:space="preserve"> </w:t>
      </w:r>
      <w:r>
        <w:t>from</w:t>
      </w:r>
      <w:r>
        <w:rPr>
          <w:spacing w:val="-8"/>
        </w:rPr>
        <w:t xml:space="preserve"> </w:t>
      </w:r>
      <w:r>
        <w:t>Julie</w:t>
      </w:r>
      <w:ins w:id="29" w:author="Julie Olivia Davies" w:date="2023-02-22T12:44:00Z">
        <w:r w:rsidR="000924C4">
          <w:t xml:space="preserve"> </w:t>
        </w:r>
      </w:ins>
      <w:ins w:id="30" w:author="Julie Olivia Davies" w:date="2023-02-22T12:45:00Z">
        <w:r w:rsidR="000924C4">
          <w:t>Coad</w:t>
        </w:r>
      </w:ins>
      <w:r>
        <w:rPr>
          <w:spacing w:val="-8"/>
        </w:rPr>
        <w:t xml:space="preserve"> </w:t>
      </w:r>
      <w:r>
        <w:t>Davies</w:t>
      </w:r>
      <w:r>
        <w:rPr>
          <w:spacing w:val="-7"/>
        </w:rPr>
        <w:t xml:space="preserve"> </w:t>
      </w:r>
      <w:r>
        <w:t>from</w:t>
      </w:r>
      <w:r>
        <w:rPr>
          <w:spacing w:val="-8"/>
        </w:rPr>
        <w:t xml:space="preserve"> </w:t>
      </w:r>
      <w:r>
        <w:t>DTU</w:t>
      </w:r>
      <w:r>
        <w:rPr>
          <w:spacing w:val="-8"/>
        </w:rPr>
        <w:t xml:space="preserve"> </w:t>
      </w:r>
      <w:r>
        <w:rPr>
          <w:spacing w:val="-2"/>
        </w:rPr>
        <w:t>Aqua:</w:t>
      </w:r>
    </w:p>
    <w:p w14:paraId="032C1C27" w14:textId="77777777" w:rsidR="009E7195" w:rsidRDefault="009E7195">
      <w:pPr>
        <w:pStyle w:val="BodyText"/>
        <w:spacing w:before="7"/>
        <w:rPr>
          <w:sz w:val="34"/>
        </w:rPr>
      </w:pPr>
    </w:p>
    <w:p w14:paraId="4E40ABF4" w14:textId="62BD48A8" w:rsidR="009E7195" w:rsidRDefault="00A367DA">
      <w:pPr>
        <w:pStyle w:val="BodyText"/>
        <w:ind w:left="160"/>
        <w:jc w:val="both"/>
        <w:rPr>
          <w:rFonts w:ascii="Palatino Linotype"/>
        </w:rPr>
      </w:pPr>
      <w:del w:id="31" w:author="Julie Olivia Davies" w:date="2023-02-22T12:45:00Z">
        <w:r w:rsidDel="000924C4">
          <w:rPr>
            <w:rFonts w:ascii="Palatino Linotype"/>
            <w:w w:val="105"/>
          </w:rPr>
          <w:delText>What</w:delText>
        </w:r>
        <w:r w:rsidDel="000924C4">
          <w:rPr>
            <w:rFonts w:ascii="Palatino Linotype"/>
            <w:spacing w:val="19"/>
            <w:w w:val="120"/>
          </w:rPr>
          <w:delText xml:space="preserve"> </w:delText>
        </w:r>
        <w:r w:rsidDel="000924C4">
          <w:rPr>
            <w:rFonts w:ascii="Palatino Linotype"/>
            <w:w w:val="120"/>
          </w:rPr>
          <w:delText>Julie</w:delText>
        </w:r>
        <w:r w:rsidDel="000924C4">
          <w:rPr>
            <w:rFonts w:ascii="Palatino Linotype"/>
            <w:spacing w:val="20"/>
            <w:w w:val="120"/>
          </w:rPr>
          <w:delText xml:space="preserve"> </w:delText>
        </w:r>
        <w:r w:rsidDel="000924C4">
          <w:rPr>
            <w:rFonts w:ascii="Palatino Linotype"/>
            <w:spacing w:val="-2"/>
            <w:w w:val="120"/>
          </w:rPr>
          <w:delText>said.</w:delText>
        </w:r>
      </w:del>
      <w:ins w:id="32" w:author="Julie Olivia Davies" w:date="2023-02-22T12:45:00Z">
        <w:r w:rsidR="000924C4">
          <w:rPr>
            <w:rFonts w:ascii="Palatino Linotype"/>
            <w:spacing w:val="-2"/>
            <w:w w:val="120"/>
          </w:rPr>
          <w:t xml:space="preserve"> </w:t>
        </w:r>
        <w:r w:rsidR="000924C4">
          <w:rPr>
            <w:rFonts w:asciiTheme="minorHAnsi" w:hAnsiTheme="minorHAnsi" w:cstheme="minorBidi"/>
          </w:rPr>
          <w:t xml:space="preserve">The workshop has been an excellent forum for those working with age reading and the age data resulting from their work. With such a variety of expertise across labs and regions under the DFO it is important that a community is formed to facilitate knowledge sharing on best practices. There are opportunities for age reading calibration across labs who are age reading the same stocks, cooperation on updating reference collections and knowledge sharing on image acquisition and method testing. </w:t>
        </w:r>
        <w:proofErr w:type="gramStart"/>
        <w:r w:rsidR="000924C4">
          <w:rPr>
            <w:rFonts w:asciiTheme="minorHAnsi" w:hAnsiTheme="minorHAnsi" w:cstheme="minorBidi"/>
          </w:rPr>
          <w:t>Future plans</w:t>
        </w:r>
        <w:proofErr w:type="gramEnd"/>
        <w:r w:rsidR="000924C4">
          <w:rPr>
            <w:rFonts w:asciiTheme="minorHAnsi" w:hAnsiTheme="minorHAnsi" w:cstheme="minorBidi"/>
          </w:rPr>
          <w:t xml:space="preserve"> to have a DFO version of SmartDots will facilitate this and will support an overall improvement in the quality of the age data coming from the age reading labs and how the data is subsequently used in the stock assessment process. Forming a working group who </w:t>
        </w:r>
        <w:proofErr w:type="gramStart"/>
        <w:r w:rsidR="000924C4">
          <w:rPr>
            <w:rFonts w:asciiTheme="minorHAnsi" w:hAnsiTheme="minorHAnsi" w:cstheme="minorBidi"/>
          </w:rPr>
          <w:t>meet</w:t>
        </w:r>
        <w:proofErr w:type="gramEnd"/>
        <w:r w:rsidR="000924C4">
          <w:rPr>
            <w:rFonts w:asciiTheme="minorHAnsi" w:hAnsiTheme="minorHAnsi" w:cstheme="minorBidi"/>
          </w:rPr>
          <w:t xml:space="preserve"> annually will foster the communication required to sustain the community. </w:t>
        </w:r>
      </w:ins>
    </w:p>
    <w:p w14:paraId="22119ACB" w14:textId="77777777" w:rsidR="009E7195" w:rsidRDefault="009E7195">
      <w:pPr>
        <w:pStyle w:val="BodyText"/>
        <w:spacing w:before="13"/>
        <w:rPr>
          <w:rFonts w:ascii="Palatino Linotype"/>
          <w:sz w:val="29"/>
        </w:rPr>
      </w:pPr>
    </w:p>
    <w:p w14:paraId="186C1E7D" w14:textId="77777777" w:rsidR="009E7195" w:rsidRDefault="00A367DA">
      <w:pPr>
        <w:pStyle w:val="BodyText"/>
        <w:ind w:left="160"/>
        <w:jc w:val="both"/>
      </w:pPr>
      <w:r>
        <w:t>Remarks</w:t>
      </w:r>
      <w:r>
        <w:rPr>
          <w:spacing w:val="-8"/>
        </w:rPr>
        <w:t xml:space="preserve"> </w:t>
      </w:r>
      <w:r>
        <w:t>from</w:t>
      </w:r>
      <w:r>
        <w:rPr>
          <w:spacing w:val="-7"/>
        </w:rPr>
        <w:t xml:space="preserve"> </w:t>
      </w:r>
      <w:r>
        <w:t>Lisa</w:t>
      </w:r>
      <w:r>
        <w:rPr>
          <w:spacing w:val="-7"/>
        </w:rPr>
        <w:t xml:space="preserve"> </w:t>
      </w:r>
      <w:proofErr w:type="spellStart"/>
      <w:r>
        <w:t>AIlloud</w:t>
      </w:r>
      <w:proofErr w:type="spellEnd"/>
      <w:r>
        <w:rPr>
          <w:spacing w:val="-7"/>
        </w:rPr>
        <w:t xml:space="preserve"> </w:t>
      </w:r>
      <w:r>
        <w:t>from</w:t>
      </w:r>
      <w:r>
        <w:rPr>
          <w:spacing w:val="-7"/>
        </w:rPr>
        <w:t xml:space="preserve"> </w:t>
      </w:r>
      <w:r>
        <w:t>NOAA</w:t>
      </w:r>
      <w:r>
        <w:rPr>
          <w:spacing w:val="-7"/>
        </w:rPr>
        <w:t xml:space="preserve"> </w:t>
      </w:r>
      <w:r>
        <w:rPr>
          <w:spacing w:val="-2"/>
        </w:rPr>
        <w:t>NMFS:</w:t>
      </w:r>
    </w:p>
    <w:p w14:paraId="06DA527E" w14:textId="77777777" w:rsidR="009E7195" w:rsidRDefault="009E7195">
      <w:pPr>
        <w:pStyle w:val="BodyText"/>
        <w:spacing w:before="7"/>
        <w:rPr>
          <w:sz w:val="34"/>
        </w:rPr>
      </w:pPr>
    </w:p>
    <w:p w14:paraId="009B5E48" w14:textId="77777777" w:rsidR="009E7195" w:rsidRDefault="00A367DA">
      <w:pPr>
        <w:pStyle w:val="BodyText"/>
        <w:spacing w:before="1"/>
        <w:ind w:left="160"/>
        <w:jc w:val="both"/>
        <w:rPr>
          <w:rFonts w:ascii="Palatino Linotype"/>
        </w:rPr>
      </w:pPr>
      <w:r>
        <w:rPr>
          <w:rFonts w:ascii="Palatino Linotype"/>
        </w:rPr>
        <w:t>What</w:t>
      </w:r>
      <w:r>
        <w:rPr>
          <w:rFonts w:ascii="Palatino Linotype"/>
          <w:spacing w:val="50"/>
        </w:rPr>
        <w:t xml:space="preserve"> </w:t>
      </w:r>
      <w:r>
        <w:rPr>
          <w:rFonts w:ascii="Palatino Linotype"/>
        </w:rPr>
        <w:t>Lisa</w:t>
      </w:r>
      <w:r>
        <w:rPr>
          <w:rFonts w:ascii="Palatino Linotype"/>
          <w:spacing w:val="50"/>
        </w:rPr>
        <w:t xml:space="preserve"> </w:t>
      </w:r>
      <w:r>
        <w:rPr>
          <w:rFonts w:ascii="Palatino Linotype"/>
          <w:spacing w:val="-2"/>
        </w:rPr>
        <w:t>said.</w:t>
      </w:r>
    </w:p>
    <w:p w14:paraId="637C8D9A" w14:textId="77777777" w:rsidR="009E7195" w:rsidRDefault="009E7195">
      <w:pPr>
        <w:pStyle w:val="BodyText"/>
        <w:rPr>
          <w:rFonts w:ascii="Palatino Linotype"/>
          <w:sz w:val="28"/>
        </w:rPr>
      </w:pPr>
    </w:p>
    <w:p w14:paraId="3C51358C" w14:textId="77777777" w:rsidR="009E7195" w:rsidRDefault="00A367DA">
      <w:pPr>
        <w:pStyle w:val="Heading1"/>
        <w:numPr>
          <w:ilvl w:val="0"/>
          <w:numId w:val="10"/>
        </w:numPr>
        <w:tabs>
          <w:tab w:val="left" w:pos="4427"/>
          <w:tab w:val="left" w:pos="4428"/>
        </w:tabs>
        <w:spacing w:before="226"/>
        <w:ind w:left="4427"/>
        <w:jc w:val="left"/>
      </w:pPr>
      <w:bookmarkStart w:id="33" w:name="Discussion"/>
      <w:bookmarkStart w:id="34" w:name="_bookmark10"/>
      <w:bookmarkEnd w:id="33"/>
      <w:bookmarkEnd w:id="34"/>
      <w:r>
        <w:rPr>
          <w:spacing w:val="-2"/>
        </w:rPr>
        <w:t>Discussion</w:t>
      </w:r>
    </w:p>
    <w:p w14:paraId="128010AE" w14:textId="77777777" w:rsidR="009E7195" w:rsidRDefault="009E7195">
      <w:pPr>
        <w:pStyle w:val="BodyText"/>
        <w:rPr>
          <w:b/>
          <w:sz w:val="26"/>
        </w:rPr>
      </w:pPr>
    </w:p>
    <w:p w14:paraId="560CAE5D" w14:textId="77777777" w:rsidR="009E7195" w:rsidRDefault="00A367DA">
      <w:pPr>
        <w:pStyle w:val="BodyText"/>
        <w:spacing w:before="187" w:line="256" w:lineRule="auto"/>
        <w:ind w:left="160" w:right="156"/>
        <w:jc w:val="both"/>
      </w:pPr>
      <w:r>
        <w:t>Over and over during the workshop, it was emphasized that while otoliths are the most common structure</w:t>
      </w:r>
      <w:r>
        <w:rPr>
          <w:spacing w:val="-2"/>
        </w:rPr>
        <w:t xml:space="preserve"> </w:t>
      </w:r>
      <w:r>
        <w:t>used</w:t>
      </w:r>
      <w:r>
        <w:rPr>
          <w:spacing w:val="-2"/>
        </w:rPr>
        <w:t xml:space="preserve"> </w:t>
      </w:r>
      <w:r>
        <w:t>for</w:t>
      </w:r>
      <w:r>
        <w:rPr>
          <w:spacing w:val="-2"/>
        </w:rPr>
        <w:t xml:space="preserve"> </w:t>
      </w:r>
      <w:r>
        <w:t>estimating</w:t>
      </w:r>
      <w:r>
        <w:rPr>
          <w:spacing w:val="-2"/>
        </w:rPr>
        <w:t xml:space="preserve"> </w:t>
      </w:r>
      <w:r>
        <w:t>ages,</w:t>
      </w:r>
      <w:r>
        <w:rPr>
          <w:spacing w:val="-2"/>
        </w:rPr>
        <w:t xml:space="preserve"> </w:t>
      </w:r>
      <w:r>
        <w:t>other</w:t>
      </w:r>
      <w:r>
        <w:rPr>
          <w:spacing w:val="-2"/>
        </w:rPr>
        <w:t xml:space="preserve"> </w:t>
      </w:r>
      <w:r>
        <w:t>ageing</w:t>
      </w:r>
      <w:r>
        <w:rPr>
          <w:spacing w:val="-2"/>
        </w:rPr>
        <w:t xml:space="preserve"> </w:t>
      </w:r>
      <w:r>
        <w:t>structures</w:t>
      </w:r>
      <w:r>
        <w:rPr>
          <w:spacing w:val="-2"/>
        </w:rPr>
        <w:t xml:space="preserve"> </w:t>
      </w:r>
      <w:r>
        <w:t>are</w:t>
      </w:r>
      <w:r>
        <w:rPr>
          <w:spacing w:val="-2"/>
        </w:rPr>
        <w:t xml:space="preserve"> </w:t>
      </w:r>
      <w:r>
        <w:t>also</w:t>
      </w:r>
      <w:r>
        <w:rPr>
          <w:spacing w:val="-2"/>
        </w:rPr>
        <w:t xml:space="preserve"> </w:t>
      </w:r>
      <w:r>
        <w:t>used,</w:t>
      </w:r>
      <w:r>
        <w:rPr>
          <w:spacing w:val="-2"/>
        </w:rPr>
        <w:t xml:space="preserve"> </w:t>
      </w:r>
      <w:r>
        <w:t>and</w:t>
      </w:r>
      <w:r>
        <w:rPr>
          <w:spacing w:val="-2"/>
        </w:rPr>
        <w:t xml:space="preserve"> </w:t>
      </w:r>
      <w:r>
        <w:t>the</w:t>
      </w:r>
      <w:r>
        <w:rPr>
          <w:spacing w:val="-2"/>
        </w:rPr>
        <w:t xml:space="preserve"> </w:t>
      </w:r>
      <w:r>
        <w:t>best</w:t>
      </w:r>
      <w:r>
        <w:rPr>
          <w:spacing w:val="-2"/>
        </w:rPr>
        <w:t xml:space="preserve"> </w:t>
      </w:r>
      <w:r>
        <w:t>practices used for otoliths are applicable to other structures.</w:t>
      </w:r>
    </w:p>
    <w:p w14:paraId="3F8A06BE" w14:textId="77777777" w:rsidR="009E7195" w:rsidRDefault="00A367DA">
      <w:pPr>
        <w:pStyle w:val="BodyText"/>
        <w:spacing w:before="207" w:line="256" w:lineRule="auto"/>
        <w:ind w:left="160" w:right="107"/>
      </w:pPr>
      <w:r>
        <w:t xml:space="preserve">It was discussed how age estimation using ageing structures is more than just “counting the rings” and requires a wealth of experience </w:t>
      </w:r>
      <w:proofErr w:type="gramStart"/>
      <w:r>
        <w:t>in order to</w:t>
      </w:r>
      <w:proofErr w:type="gramEnd"/>
      <w:r>
        <w:t xml:space="preserve"> interpret the patterns observed on ageing </w:t>
      </w:r>
      <w:r>
        <w:rPr>
          <w:spacing w:val="-2"/>
        </w:rPr>
        <w:t>str</w:t>
      </w:r>
      <w:r>
        <w:rPr>
          <w:spacing w:val="-2"/>
        </w:rPr>
        <w:t>uctures.</w:t>
      </w:r>
    </w:p>
    <w:p w14:paraId="2D318283" w14:textId="77777777" w:rsidR="009E7195" w:rsidRDefault="00A367DA">
      <w:pPr>
        <w:pStyle w:val="BodyText"/>
        <w:spacing w:before="207" w:line="256" w:lineRule="auto"/>
        <w:ind w:left="152" w:firstLine="1"/>
      </w:pPr>
      <w:r>
        <w:t>The</w:t>
      </w:r>
      <w:r>
        <w:rPr>
          <w:spacing w:val="-8"/>
        </w:rPr>
        <w:t xml:space="preserve"> </w:t>
      </w:r>
      <w:r>
        <w:t>workshop</w:t>
      </w:r>
      <w:r>
        <w:rPr>
          <w:spacing w:val="-8"/>
        </w:rPr>
        <w:t xml:space="preserve"> </w:t>
      </w:r>
      <w:r>
        <w:t>attendees</w:t>
      </w:r>
      <w:r>
        <w:rPr>
          <w:spacing w:val="-8"/>
        </w:rPr>
        <w:t xml:space="preserve"> </w:t>
      </w:r>
      <w:r>
        <w:t>identified</w:t>
      </w:r>
      <w:r>
        <w:rPr>
          <w:spacing w:val="-8"/>
        </w:rPr>
        <w:t xml:space="preserve"> </w:t>
      </w:r>
      <w:r>
        <w:t>the</w:t>
      </w:r>
      <w:r>
        <w:rPr>
          <w:spacing w:val="-8"/>
        </w:rPr>
        <w:t xml:space="preserve"> </w:t>
      </w:r>
      <w:r>
        <w:t>need</w:t>
      </w:r>
      <w:r>
        <w:rPr>
          <w:spacing w:val="-8"/>
        </w:rPr>
        <w:t xml:space="preserve"> </w:t>
      </w:r>
      <w:r>
        <w:t>to</w:t>
      </w:r>
      <w:r>
        <w:rPr>
          <w:spacing w:val="-8"/>
        </w:rPr>
        <w:t xml:space="preserve"> </w:t>
      </w:r>
      <w:r>
        <w:t>develop</w:t>
      </w:r>
      <w:r>
        <w:rPr>
          <w:spacing w:val="-8"/>
        </w:rPr>
        <w:t xml:space="preserve"> </w:t>
      </w:r>
      <w:r>
        <w:t>and</w:t>
      </w:r>
      <w:r>
        <w:rPr>
          <w:spacing w:val="-8"/>
        </w:rPr>
        <w:t xml:space="preserve"> </w:t>
      </w:r>
      <w:r>
        <w:t>foster</w:t>
      </w:r>
      <w:r>
        <w:rPr>
          <w:spacing w:val="-8"/>
        </w:rPr>
        <w:t xml:space="preserve"> </w:t>
      </w:r>
      <w:r>
        <w:t>a</w:t>
      </w:r>
      <w:r>
        <w:rPr>
          <w:spacing w:val="-8"/>
        </w:rPr>
        <w:t xml:space="preserve"> </w:t>
      </w:r>
      <w:r>
        <w:t>community</w:t>
      </w:r>
      <w:r>
        <w:rPr>
          <w:spacing w:val="-8"/>
        </w:rPr>
        <w:t xml:space="preserve"> </w:t>
      </w:r>
      <w:r>
        <w:t>of</w:t>
      </w:r>
      <w:r>
        <w:rPr>
          <w:spacing w:val="-8"/>
        </w:rPr>
        <w:t xml:space="preserve"> </w:t>
      </w:r>
      <w:r>
        <w:t>DFO</w:t>
      </w:r>
      <w:r>
        <w:rPr>
          <w:spacing w:val="-8"/>
        </w:rPr>
        <w:t xml:space="preserve"> </w:t>
      </w:r>
      <w:r>
        <w:t>scientists whose tasks involve age estimation.</w:t>
      </w:r>
    </w:p>
    <w:p w14:paraId="5F68AD1C" w14:textId="77777777" w:rsidR="009E7195" w:rsidRDefault="009E7195">
      <w:pPr>
        <w:pStyle w:val="BodyText"/>
        <w:rPr>
          <w:sz w:val="26"/>
        </w:rPr>
      </w:pPr>
    </w:p>
    <w:p w14:paraId="4DC5FCFD" w14:textId="77777777" w:rsidR="009E7195" w:rsidRDefault="009E7195">
      <w:pPr>
        <w:pStyle w:val="BodyText"/>
        <w:spacing w:before="8"/>
        <w:rPr>
          <w:sz w:val="26"/>
        </w:rPr>
      </w:pPr>
    </w:p>
    <w:p w14:paraId="3F874C61" w14:textId="77777777" w:rsidR="009E7195" w:rsidRDefault="00A367DA">
      <w:pPr>
        <w:pStyle w:val="Heading1"/>
        <w:numPr>
          <w:ilvl w:val="0"/>
          <w:numId w:val="10"/>
        </w:numPr>
        <w:tabs>
          <w:tab w:val="left" w:pos="4033"/>
          <w:tab w:val="left" w:pos="4034"/>
        </w:tabs>
        <w:ind w:left="4033"/>
        <w:jc w:val="left"/>
      </w:pPr>
      <w:bookmarkStart w:id="35" w:name="Recommendations"/>
      <w:bookmarkStart w:id="36" w:name="_bookmark11"/>
      <w:bookmarkEnd w:id="35"/>
      <w:bookmarkEnd w:id="36"/>
      <w:r>
        <w:rPr>
          <w:spacing w:val="-2"/>
        </w:rPr>
        <w:t>Recommendations</w:t>
      </w:r>
    </w:p>
    <w:p w14:paraId="4489F03E" w14:textId="77777777" w:rsidR="009E7195" w:rsidRDefault="009E7195">
      <w:pPr>
        <w:pStyle w:val="BodyText"/>
        <w:rPr>
          <w:b/>
          <w:sz w:val="26"/>
        </w:rPr>
      </w:pPr>
    </w:p>
    <w:p w14:paraId="7AD24D8A" w14:textId="77777777" w:rsidR="009E7195" w:rsidRDefault="00A367DA">
      <w:pPr>
        <w:pStyle w:val="BodyText"/>
        <w:spacing w:before="187" w:line="256" w:lineRule="auto"/>
        <w:ind w:left="160" w:right="211" w:hanging="7"/>
      </w:pPr>
      <w:r>
        <w:t>The working group formulated the following recommendations for how to deal with physical collections of structures used for age estimation.</w:t>
      </w:r>
    </w:p>
    <w:p w14:paraId="70F5B139" w14:textId="77777777" w:rsidR="009E7195" w:rsidRDefault="009E7195">
      <w:pPr>
        <w:pStyle w:val="BodyText"/>
        <w:rPr>
          <w:sz w:val="26"/>
        </w:rPr>
      </w:pPr>
    </w:p>
    <w:p w14:paraId="1C9CCEEC" w14:textId="77777777" w:rsidR="009E7195" w:rsidRDefault="009E7195">
      <w:pPr>
        <w:pStyle w:val="BodyText"/>
        <w:spacing w:before="2"/>
        <w:rPr>
          <w:sz w:val="24"/>
        </w:rPr>
      </w:pPr>
    </w:p>
    <w:p w14:paraId="46BAE6E9" w14:textId="77777777" w:rsidR="009E7195" w:rsidRDefault="00A367DA">
      <w:pPr>
        <w:pStyle w:val="Heading1"/>
        <w:numPr>
          <w:ilvl w:val="1"/>
          <w:numId w:val="10"/>
        </w:numPr>
        <w:tabs>
          <w:tab w:val="left" w:pos="681"/>
          <w:tab w:val="left" w:pos="682"/>
        </w:tabs>
        <w:spacing w:before="1"/>
      </w:pPr>
      <w:bookmarkStart w:id="37" w:name="Institutional"/>
      <w:bookmarkStart w:id="38" w:name="_bookmark12"/>
      <w:bookmarkEnd w:id="37"/>
      <w:bookmarkEnd w:id="38"/>
      <w:r>
        <w:rPr>
          <w:spacing w:val="-2"/>
        </w:rPr>
        <w:t>Institutional</w:t>
      </w:r>
    </w:p>
    <w:p w14:paraId="0B3954CF" w14:textId="77777777" w:rsidR="009E7195" w:rsidRDefault="009E7195">
      <w:pPr>
        <w:pStyle w:val="BodyText"/>
        <w:spacing w:before="4"/>
        <w:rPr>
          <w:b/>
          <w:sz w:val="34"/>
        </w:rPr>
      </w:pPr>
    </w:p>
    <w:p w14:paraId="31774CB6" w14:textId="77777777" w:rsidR="009E7195" w:rsidRDefault="00A367DA">
      <w:pPr>
        <w:pStyle w:val="ListParagraph"/>
        <w:numPr>
          <w:ilvl w:val="0"/>
          <w:numId w:val="9"/>
        </w:numPr>
        <w:tabs>
          <w:tab w:val="left" w:pos="746"/>
        </w:tabs>
        <w:spacing w:line="256" w:lineRule="auto"/>
        <w:ind w:right="211"/>
      </w:pPr>
      <w:r>
        <w:t>Foster a community of DFO scientists whose mandated tasks include sampling of ageing structures, ag</w:t>
      </w:r>
      <w:r>
        <w:t xml:space="preserve">e estimation using ageing structures or analysis of age estimates </w:t>
      </w:r>
      <w:proofErr w:type="gramStart"/>
      <w:r>
        <w:t>data</w:t>
      </w:r>
      <w:proofErr w:type="gramEnd"/>
    </w:p>
    <w:p w14:paraId="48C6AED8" w14:textId="77777777" w:rsidR="009E7195" w:rsidRDefault="00A367DA">
      <w:pPr>
        <w:pStyle w:val="ListParagraph"/>
        <w:numPr>
          <w:ilvl w:val="0"/>
          <w:numId w:val="9"/>
        </w:numPr>
        <w:tabs>
          <w:tab w:val="left" w:pos="746"/>
        </w:tabs>
        <w:spacing w:before="180" w:line="256" w:lineRule="auto"/>
        <w:ind w:right="274"/>
      </w:pPr>
      <w:r>
        <w:t>Emulate the Pacific Ocean’s Community of Age Reading Experts (CARE) for the Atlantic and Arctic Oceans</w:t>
      </w:r>
    </w:p>
    <w:p w14:paraId="092E6E50" w14:textId="77777777" w:rsidR="009E7195" w:rsidRDefault="00A367DA">
      <w:pPr>
        <w:pStyle w:val="ListParagraph"/>
        <w:numPr>
          <w:ilvl w:val="0"/>
          <w:numId w:val="9"/>
        </w:numPr>
        <w:tabs>
          <w:tab w:val="left" w:pos="746"/>
        </w:tabs>
        <w:spacing w:before="180" w:line="256" w:lineRule="auto"/>
        <w:ind w:right="622"/>
      </w:pPr>
      <w:r>
        <w:t>Creation of a DFO working group that meets regularly to ensure that age estimation</w:t>
      </w:r>
      <w:r>
        <w:t xml:space="preserve">s practices in different labs follow shared best </w:t>
      </w:r>
      <w:proofErr w:type="gramStart"/>
      <w:r>
        <w:t>practices</w:t>
      </w:r>
      <w:proofErr w:type="gramEnd"/>
    </w:p>
    <w:p w14:paraId="554A9E5F" w14:textId="77777777" w:rsidR="009E7195" w:rsidRDefault="00A367DA">
      <w:pPr>
        <w:pStyle w:val="ListParagraph"/>
        <w:numPr>
          <w:ilvl w:val="0"/>
          <w:numId w:val="9"/>
        </w:numPr>
        <w:tabs>
          <w:tab w:val="left" w:pos="746"/>
        </w:tabs>
        <w:spacing w:before="179" w:line="256" w:lineRule="auto"/>
        <w:ind w:right="678"/>
      </w:pPr>
      <w:r>
        <w:t xml:space="preserve">Provide support for inter-regional ageing structure exchanges and secondary reader </w:t>
      </w:r>
      <w:proofErr w:type="gramStart"/>
      <w:r>
        <w:rPr>
          <w:spacing w:val="-2"/>
        </w:rPr>
        <w:t>testing</w:t>
      </w:r>
      <w:proofErr w:type="gramEnd"/>
    </w:p>
    <w:p w14:paraId="2AAA7BE7" w14:textId="77777777" w:rsidR="009E7195" w:rsidRDefault="009E7195">
      <w:pPr>
        <w:spacing w:line="256" w:lineRule="auto"/>
        <w:sectPr w:rsidR="009E7195">
          <w:pgSz w:w="12240" w:h="15840"/>
          <w:pgMar w:top="1400" w:right="1280" w:bottom="1060" w:left="1280" w:header="0" w:footer="870" w:gutter="0"/>
          <w:cols w:space="720"/>
        </w:sectPr>
      </w:pPr>
    </w:p>
    <w:p w14:paraId="69601B24" w14:textId="6D42C3DE" w:rsidR="009E7195" w:rsidRDefault="00A367DA">
      <w:pPr>
        <w:pStyle w:val="ListParagraph"/>
        <w:numPr>
          <w:ilvl w:val="0"/>
          <w:numId w:val="9"/>
        </w:numPr>
        <w:tabs>
          <w:tab w:val="left" w:pos="739"/>
        </w:tabs>
        <w:spacing w:before="72" w:line="256" w:lineRule="auto"/>
        <w:ind w:right="600"/>
      </w:pPr>
      <w:r>
        <w:t xml:space="preserve">Achieve Canadian representation on appropriate ICES working groups related to </w:t>
      </w:r>
      <w:ins w:id="39" w:author="Julie Olivia Davies" w:date="2023-02-22T12:47:00Z">
        <w:r w:rsidR="00CF6641">
          <w:t xml:space="preserve">quality assurance of </w:t>
        </w:r>
      </w:ins>
      <w:r>
        <w:t>age estimation</w:t>
      </w:r>
      <w:ins w:id="40" w:author="Julie Olivia Davies" w:date="2023-02-22T12:47:00Z">
        <w:r w:rsidR="00CF6641">
          <w:t xml:space="preserve"> as input </w:t>
        </w:r>
      </w:ins>
      <w:ins w:id="41" w:author="Julie Olivia Davies" w:date="2023-02-22T12:48:00Z">
        <w:r w:rsidR="00CF6641">
          <w:t>for stock assessment</w:t>
        </w:r>
      </w:ins>
      <w:r>
        <w:t xml:space="preserve"> (WGBIOP</w:t>
      </w:r>
      <w:ins w:id="42" w:author="Julie Olivia Davies" w:date="2023-02-22T12:48:00Z">
        <w:r w:rsidR="00CF6641">
          <w:t>)</w:t>
        </w:r>
      </w:ins>
      <w:r>
        <w:t xml:space="preserve"> or</w:t>
      </w:r>
      <w:ins w:id="43" w:author="Julie Olivia Davies" w:date="2023-02-22T12:48:00Z">
        <w:r w:rsidR="00CF6641">
          <w:t xml:space="preserve"> those developing the SmartDots </w:t>
        </w:r>
        <w:r w:rsidR="0014639D">
          <w:t>pla</w:t>
        </w:r>
      </w:ins>
      <w:ins w:id="44" w:author="Julie Olivia Davies" w:date="2023-02-22T12:49:00Z">
        <w:r w:rsidR="0014639D">
          <w:t>tform</w:t>
        </w:r>
      </w:ins>
      <w:r>
        <w:t xml:space="preserve"> </w:t>
      </w:r>
      <w:ins w:id="45" w:author="Julie Olivia Davies" w:date="2023-02-22T12:48:00Z">
        <w:r w:rsidR="00CF6641">
          <w:t>(</w:t>
        </w:r>
      </w:ins>
      <w:r>
        <w:t>WGSMART)</w:t>
      </w:r>
      <w:ins w:id="46" w:author="Julie Olivia Davies" w:date="2023-02-22T12:48:00Z">
        <w:r w:rsidR="00CF6641">
          <w:t>.</w:t>
        </w:r>
      </w:ins>
    </w:p>
    <w:p w14:paraId="26FE2632" w14:textId="77777777" w:rsidR="009E7195" w:rsidRDefault="00A367DA">
      <w:pPr>
        <w:pStyle w:val="ListParagraph"/>
        <w:numPr>
          <w:ilvl w:val="0"/>
          <w:numId w:val="9"/>
        </w:numPr>
        <w:tabs>
          <w:tab w:val="left" w:pos="746"/>
        </w:tabs>
        <w:spacing w:before="180" w:line="256" w:lineRule="auto"/>
        <w:ind w:right="321"/>
      </w:pPr>
      <w:proofErr w:type="spellStart"/>
      <w:r>
        <w:t>Recognise</w:t>
      </w:r>
      <w:proofErr w:type="spellEnd"/>
      <w:r>
        <w:t xml:space="preserve"> the fact that the skills required to obtain unbiased age estimates from ageing structures are unique and take time and dedication to </w:t>
      </w:r>
      <w:proofErr w:type="gramStart"/>
      <w:r>
        <w:t>acquire</w:t>
      </w:r>
      <w:proofErr w:type="gramEnd"/>
    </w:p>
    <w:p w14:paraId="7F0C1823" w14:textId="77777777" w:rsidR="009E7195" w:rsidRDefault="009E7195">
      <w:pPr>
        <w:pStyle w:val="BodyText"/>
        <w:rPr>
          <w:sz w:val="26"/>
        </w:rPr>
      </w:pPr>
    </w:p>
    <w:p w14:paraId="0E06FDF7" w14:textId="77777777" w:rsidR="009E7195" w:rsidRDefault="009E7195">
      <w:pPr>
        <w:pStyle w:val="BodyText"/>
        <w:spacing w:before="3"/>
        <w:rPr>
          <w:sz w:val="24"/>
        </w:rPr>
      </w:pPr>
    </w:p>
    <w:p w14:paraId="3D499AF6" w14:textId="77777777" w:rsidR="009E7195" w:rsidRDefault="00A367DA">
      <w:pPr>
        <w:pStyle w:val="Heading1"/>
        <w:numPr>
          <w:ilvl w:val="1"/>
          <w:numId w:val="10"/>
        </w:numPr>
        <w:tabs>
          <w:tab w:val="left" w:pos="681"/>
          <w:tab w:val="left" w:pos="682"/>
        </w:tabs>
      </w:pPr>
      <w:bookmarkStart w:id="47" w:name="Ageing_structure_cataloguing,_storage_an"/>
      <w:bookmarkStart w:id="48" w:name="_bookmark13"/>
      <w:bookmarkEnd w:id="47"/>
      <w:bookmarkEnd w:id="48"/>
      <w:r>
        <w:t>Ageing</w:t>
      </w:r>
      <w:r>
        <w:rPr>
          <w:spacing w:val="-10"/>
        </w:rPr>
        <w:t xml:space="preserve"> </w:t>
      </w:r>
      <w:r>
        <w:t>structure</w:t>
      </w:r>
      <w:r>
        <w:rPr>
          <w:spacing w:val="-9"/>
        </w:rPr>
        <w:t xml:space="preserve"> </w:t>
      </w:r>
      <w:r>
        <w:t>cataloguing,</w:t>
      </w:r>
      <w:r>
        <w:rPr>
          <w:spacing w:val="-9"/>
        </w:rPr>
        <w:t xml:space="preserve"> </w:t>
      </w:r>
      <w:proofErr w:type="gramStart"/>
      <w:r>
        <w:t>storage</w:t>
      </w:r>
      <w:proofErr w:type="gramEnd"/>
      <w:r>
        <w:rPr>
          <w:spacing w:val="-9"/>
        </w:rPr>
        <w:t xml:space="preserve"> </w:t>
      </w:r>
      <w:r>
        <w:t>and</w:t>
      </w:r>
      <w:r>
        <w:rPr>
          <w:spacing w:val="-9"/>
        </w:rPr>
        <w:t xml:space="preserve"> </w:t>
      </w:r>
      <w:r>
        <w:rPr>
          <w:spacing w:val="-2"/>
        </w:rPr>
        <w:t>inventory</w:t>
      </w:r>
    </w:p>
    <w:p w14:paraId="4BCAABFA" w14:textId="77777777" w:rsidR="009E7195" w:rsidRDefault="009E7195">
      <w:pPr>
        <w:pStyle w:val="BodyText"/>
        <w:spacing w:before="4"/>
        <w:rPr>
          <w:b/>
          <w:sz w:val="34"/>
        </w:rPr>
      </w:pPr>
    </w:p>
    <w:p w14:paraId="39348324" w14:textId="77777777" w:rsidR="009E7195" w:rsidRDefault="00A367DA">
      <w:pPr>
        <w:pStyle w:val="ListParagraph"/>
        <w:numPr>
          <w:ilvl w:val="0"/>
          <w:numId w:val="8"/>
        </w:numPr>
        <w:tabs>
          <w:tab w:val="left" w:pos="746"/>
        </w:tabs>
        <w:spacing w:line="256" w:lineRule="auto"/>
        <w:ind w:right="172"/>
      </w:pPr>
      <w:r>
        <w:t>Ensure that physical collections of ageing structu</w:t>
      </w:r>
      <w:r>
        <w:t xml:space="preserve">res follow the DFO "Policy on Collection, Storage, Management and Use of Physical Samples for Science </w:t>
      </w:r>
      <w:proofErr w:type="gramStart"/>
      <w:r>
        <w:t>Research"</w:t>
      </w:r>
      <w:proofErr w:type="gramEnd"/>
    </w:p>
    <w:p w14:paraId="292D1572" w14:textId="77777777" w:rsidR="004A23DF" w:rsidRDefault="004A23DF">
      <w:pPr>
        <w:pStyle w:val="ListParagraph"/>
        <w:numPr>
          <w:ilvl w:val="0"/>
          <w:numId w:val="8"/>
        </w:numPr>
        <w:tabs>
          <w:tab w:val="left" w:pos="739"/>
        </w:tabs>
        <w:spacing w:before="180" w:line="256" w:lineRule="auto"/>
        <w:ind w:right="154"/>
        <w:rPr>
          <w:ins w:id="49" w:author="Julie Olivia Davies" w:date="2023-02-22T13:05:00Z"/>
        </w:rPr>
      </w:pPr>
      <w:moveToRangeStart w:id="50" w:author="Julie Olivia Davies" w:date="2023-02-22T13:05:00Z" w:name="move127963536"/>
      <w:moveTo w:id="51" w:author="Julie Olivia Davies" w:date="2023-02-22T13:05:00Z">
        <w:del w:id="52" w:author="Julie Olivia Davies" w:date="2023-02-22T13:05:00Z">
          <w:r w:rsidDel="004A23DF">
            <w:delText>Ageing</w:delText>
          </w:r>
          <w:r w:rsidDel="004A23DF">
            <w:rPr>
              <w:spacing w:val="-9"/>
            </w:rPr>
            <w:delText xml:space="preserve"> </w:delText>
          </w:r>
          <w:r w:rsidDel="004A23DF">
            <w:delText>structures</w:delText>
          </w:r>
          <w:r w:rsidDel="004A23DF">
            <w:rPr>
              <w:spacing w:val="-8"/>
            </w:rPr>
            <w:delText xml:space="preserve"> </w:delText>
          </w:r>
          <w:r w:rsidDel="004A23DF">
            <w:delText>removed</w:delText>
          </w:r>
          <w:r w:rsidDel="004A23DF">
            <w:rPr>
              <w:spacing w:val="-9"/>
            </w:rPr>
            <w:delText xml:space="preserve"> </w:delText>
          </w:r>
          <w:r w:rsidDel="004A23DF">
            <w:delText>from</w:delText>
          </w:r>
          <w:r w:rsidDel="004A23DF">
            <w:rPr>
              <w:spacing w:val="-8"/>
            </w:rPr>
            <w:delText xml:space="preserve"> </w:delText>
          </w:r>
          <w:r w:rsidDel="004A23DF">
            <w:delText>an</w:delText>
          </w:r>
          <w:r w:rsidDel="004A23DF">
            <w:rPr>
              <w:spacing w:val="-8"/>
            </w:rPr>
            <w:delText xml:space="preserve"> </w:delText>
          </w:r>
          <w:r w:rsidDel="004A23DF">
            <w:delText>individual</w:delText>
          </w:r>
          <w:r w:rsidDel="004A23DF">
            <w:rPr>
              <w:spacing w:val="-9"/>
            </w:rPr>
            <w:delText xml:space="preserve"> </w:delText>
          </w:r>
          <w:r w:rsidDel="004A23DF">
            <w:delText>should</w:delText>
          </w:r>
          <w:r w:rsidDel="004A23DF">
            <w:rPr>
              <w:spacing w:val="-8"/>
            </w:rPr>
            <w:delText xml:space="preserve"> </w:delText>
          </w:r>
          <w:r w:rsidDel="004A23DF">
            <w:delText>be</w:delText>
          </w:r>
          <w:r w:rsidDel="004A23DF">
            <w:rPr>
              <w:spacing w:val="-8"/>
            </w:rPr>
            <w:delText xml:space="preserve"> </w:delText>
          </w:r>
          <w:r w:rsidDel="004A23DF">
            <w:delText>uniquely</w:delText>
          </w:r>
          <w:r w:rsidDel="004A23DF">
            <w:rPr>
              <w:spacing w:val="-9"/>
            </w:rPr>
            <w:delText xml:space="preserve"> </w:delText>
          </w:r>
          <w:r w:rsidDel="004A23DF">
            <w:rPr>
              <w:spacing w:val="-2"/>
            </w:rPr>
            <w:delText>identified</w:delText>
          </w:r>
        </w:del>
      </w:moveTo>
      <w:moveToRangeEnd w:id="50"/>
    </w:p>
    <w:p w14:paraId="2E97D671" w14:textId="730BDD13" w:rsidR="009E7195" w:rsidRDefault="00A367DA">
      <w:pPr>
        <w:pStyle w:val="ListParagraph"/>
        <w:numPr>
          <w:ilvl w:val="0"/>
          <w:numId w:val="8"/>
        </w:numPr>
        <w:tabs>
          <w:tab w:val="left" w:pos="739"/>
        </w:tabs>
        <w:spacing w:before="180" w:line="256" w:lineRule="auto"/>
        <w:ind w:right="154"/>
      </w:pPr>
      <w:r>
        <w:t>Ageing</w:t>
      </w:r>
      <w:r>
        <w:rPr>
          <w:spacing w:val="-1"/>
        </w:rPr>
        <w:t xml:space="preserve"> </w:t>
      </w:r>
      <w:r>
        <w:t>structures</w:t>
      </w:r>
      <w:r>
        <w:rPr>
          <w:spacing w:val="-1"/>
        </w:rPr>
        <w:t xml:space="preserve"> </w:t>
      </w:r>
      <w:r>
        <w:t>should</w:t>
      </w:r>
      <w:r>
        <w:rPr>
          <w:spacing w:val="-1"/>
        </w:rPr>
        <w:t xml:space="preserve"> </w:t>
      </w:r>
      <w:r>
        <w:t>be</w:t>
      </w:r>
      <w:r>
        <w:rPr>
          <w:spacing w:val="-1"/>
        </w:rPr>
        <w:t xml:space="preserve"> </w:t>
      </w:r>
      <w:r>
        <w:t>stored</w:t>
      </w:r>
      <w:r>
        <w:rPr>
          <w:spacing w:val="-1"/>
        </w:rPr>
        <w:t xml:space="preserve"> </w:t>
      </w:r>
      <w:r>
        <w:t>in</w:t>
      </w:r>
      <w:r>
        <w:rPr>
          <w:spacing w:val="-1"/>
        </w:rPr>
        <w:t xml:space="preserve"> </w:t>
      </w:r>
      <w:r>
        <w:t>an</w:t>
      </w:r>
      <w:r>
        <w:rPr>
          <w:spacing w:val="-1"/>
        </w:rPr>
        <w:t xml:space="preserve"> </w:t>
      </w:r>
      <w:r>
        <w:t>environment</w:t>
      </w:r>
      <w:r>
        <w:rPr>
          <w:spacing w:val="-1"/>
        </w:rPr>
        <w:t xml:space="preserve"> </w:t>
      </w:r>
      <w:r>
        <w:t>that</w:t>
      </w:r>
      <w:r>
        <w:rPr>
          <w:spacing w:val="-1"/>
        </w:rPr>
        <w:t xml:space="preserve"> </w:t>
      </w:r>
      <w:r>
        <w:t>minimizes</w:t>
      </w:r>
      <w:r>
        <w:rPr>
          <w:spacing w:val="-1"/>
        </w:rPr>
        <w:t xml:space="preserve"> </w:t>
      </w:r>
      <w:r>
        <w:t>degradation</w:t>
      </w:r>
      <w:r>
        <w:rPr>
          <w:spacing w:val="-1"/>
        </w:rPr>
        <w:t xml:space="preserve"> </w:t>
      </w:r>
      <w:r>
        <w:t>and</w:t>
      </w:r>
      <w:r>
        <w:rPr>
          <w:spacing w:val="-1"/>
        </w:rPr>
        <w:t xml:space="preserve"> </w:t>
      </w:r>
      <w:r>
        <w:t xml:space="preserve">that maintains </w:t>
      </w:r>
      <w:proofErr w:type="gramStart"/>
      <w:r>
        <w:t>readability</w:t>
      </w:r>
      <w:proofErr w:type="gramEnd"/>
    </w:p>
    <w:p w14:paraId="120A8924" w14:textId="4164A2D3" w:rsidR="009E7195" w:rsidRDefault="00A367DA">
      <w:pPr>
        <w:pStyle w:val="ListParagraph"/>
        <w:numPr>
          <w:ilvl w:val="0"/>
          <w:numId w:val="8"/>
        </w:numPr>
        <w:tabs>
          <w:tab w:val="left" w:pos="739"/>
        </w:tabs>
        <w:spacing w:before="180"/>
        <w:ind w:left="738" w:hanging="293"/>
      </w:pPr>
      <w:moveFromRangeStart w:id="53" w:author="Julie Olivia Davies" w:date="2023-02-22T13:05:00Z" w:name="move127963536"/>
      <w:moveFrom w:id="54" w:author="Julie Olivia Davies" w:date="2023-02-22T13:05:00Z">
        <w:r w:rsidDel="004A23DF">
          <w:t>Ageing</w:t>
        </w:r>
        <w:r w:rsidDel="004A23DF">
          <w:rPr>
            <w:spacing w:val="-9"/>
          </w:rPr>
          <w:t xml:space="preserve"> </w:t>
        </w:r>
        <w:r w:rsidDel="004A23DF">
          <w:t>structures</w:t>
        </w:r>
        <w:r w:rsidDel="004A23DF">
          <w:rPr>
            <w:spacing w:val="-8"/>
          </w:rPr>
          <w:t xml:space="preserve"> </w:t>
        </w:r>
        <w:r w:rsidDel="004A23DF">
          <w:t>removed</w:t>
        </w:r>
        <w:r w:rsidDel="004A23DF">
          <w:rPr>
            <w:spacing w:val="-9"/>
          </w:rPr>
          <w:t xml:space="preserve"> </w:t>
        </w:r>
        <w:r w:rsidDel="004A23DF">
          <w:t>from</w:t>
        </w:r>
        <w:r w:rsidDel="004A23DF">
          <w:rPr>
            <w:spacing w:val="-8"/>
          </w:rPr>
          <w:t xml:space="preserve"> </w:t>
        </w:r>
        <w:r w:rsidDel="004A23DF">
          <w:t>an</w:t>
        </w:r>
        <w:r w:rsidDel="004A23DF">
          <w:rPr>
            <w:spacing w:val="-8"/>
          </w:rPr>
          <w:t xml:space="preserve"> </w:t>
        </w:r>
        <w:r w:rsidDel="004A23DF">
          <w:t>individual</w:t>
        </w:r>
        <w:r w:rsidDel="004A23DF">
          <w:rPr>
            <w:spacing w:val="-9"/>
          </w:rPr>
          <w:t xml:space="preserve"> </w:t>
        </w:r>
        <w:r w:rsidDel="004A23DF">
          <w:t>should</w:t>
        </w:r>
        <w:r w:rsidDel="004A23DF">
          <w:rPr>
            <w:spacing w:val="-8"/>
          </w:rPr>
          <w:t xml:space="preserve"> </w:t>
        </w:r>
        <w:r w:rsidDel="004A23DF">
          <w:t>be</w:t>
        </w:r>
        <w:r w:rsidDel="004A23DF">
          <w:rPr>
            <w:spacing w:val="-8"/>
          </w:rPr>
          <w:t xml:space="preserve"> </w:t>
        </w:r>
        <w:r w:rsidDel="004A23DF">
          <w:t>uniquely</w:t>
        </w:r>
        <w:r w:rsidDel="004A23DF">
          <w:rPr>
            <w:spacing w:val="-9"/>
          </w:rPr>
          <w:t xml:space="preserve"> </w:t>
        </w:r>
        <w:r w:rsidDel="004A23DF">
          <w:rPr>
            <w:spacing w:val="-2"/>
          </w:rPr>
          <w:t>identified</w:t>
        </w:r>
      </w:moveFrom>
      <w:moveFromRangeEnd w:id="53"/>
    </w:p>
    <w:p w14:paraId="393BE69F" w14:textId="77777777" w:rsidR="009E7195" w:rsidRDefault="00A367DA">
      <w:pPr>
        <w:pStyle w:val="ListParagraph"/>
        <w:numPr>
          <w:ilvl w:val="0"/>
          <w:numId w:val="8"/>
        </w:numPr>
        <w:tabs>
          <w:tab w:val="left" w:pos="746"/>
        </w:tabs>
        <w:spacing w:before="197" w:line="256" w:lineRule="auto"/>
        <w:ind w:right="356"/>
      </w:pPr>
      <w:r>
        <w:t>Clearly label ageing structures so they can be traced back to their collection, implement good bookkeeping of your ageing structures</w:t>
      </w:r>
    </w:p>
    <w:p w14:paraId="4A0B329C" w14:textId="77777777" w:rsidR="009E7195" w:rsidRDefault="00A367DA">
      <w:pPr>
        <w:pStyle w:val="ListParagraph"/>
        <w:numPr>
          <w:ilvl w:val="0"/>
          <w:numId w:val="8"/>
        </w:numPr>
        <w:tabs>
          <w:tab w:val="left" w:pos="739"/>
        </w:tabs>
        <w:spacing w:before="180" w:line="256" w:lineRule="auto"/>
        <w:ind w:right="216"/>
      </w:pPr>
      <w:r>
        <w:t>An electronic inventory of the physical ageing structures available should</w:t>
      </w:r>
      <w:r>
        <w:t xml:space="preserve"> be documented and updated </w:t>
      </w:r>
      <w:proofErr w:type="gramStart"/>
      <w:r>
        <w:t>regularly</w:t>
      </w:r>
      <w:proofErr w:type="gramEnd"/>
    </w:p>
    <w:p w14:paraId="2AA16423" w14:textId="559DB4BD" w:rsidR="009E7195" w:rsidRDefault="00A367DA">
      <w:pPr>
        <w:pStyle w:val="ListParagraph"/>
        <w:numPr>
          <w:ilvl w:val="0"/>
          <w:numId w:val="8"/>
        </w:numPr>
        <w:tabs>
          <w:tab w:val="left" w:pos="739"/>
        </w:tabs>
        <w:spacing w:before="180" w:line="256" w:lineRule="auto"/>
        <w:ind w:right="781"/>
      </w:pPr>
      <w:r>
        <w:t>A subset of ageing structures should be preserved in their unaltered state for future unforeseen usage (</w:t>
      </w:r>
      <w:proofErr w:type="gramStart"/>
      <w:r>
        <w:t>i.e.</w:t>
      </w:r>
      <w:proofErr w:type="gramEnd"/>
      <w:r>
        <w:t xml:space="preserve"> not in resin</w:t>
      </w:r>
      <w:ins w:id="55" w:author="Julie Olivia Davies" w:date="2023-02-22T13:04:00Z">
        <w:r w:rsidR="004A23DF">
          <w:t xml:space="preserve"> or glycerin</w:t>
        </w:r>
      </w:ins>
      <w:r>
        <w:t>)</w:t>
      </w:r>
    </w:p>
    <w:p w14:paraId="0C8B67E9" w14:textId="77777777" w:rsidR="009E7195" w:rsidRDefault="009E7195">
      <w:pPr>
        <w:pStyle w:val="BodyText"/>
        <w:rPr>
          <w:sz w:val="26"/>
        </w:rPr>
      </w:pPr>
    </w:p>
    <w:p w14:paraId="5B1E1D46" w14:textId="77777777" w:rsidR="009E7195" w:rsidRDefault="009E7195">
      <w:pPr>
        <w:pStyle w:val="BodyText"/>
        <w:spacing w:before="2"/>
        <w:rPr>
          <w:sz w:val="24"/>
        </w:rPr>
      </w:pPr>
    </w:p>
    <w:p w14:paraId="2D55F925" w14:textId="77777777" w:rsidR="009E7195" w:rsidRDefault="00A367DA">
      <w:pPr>
        <w:pStyle w:val="Heading1"/>
        <w:numPr>
          <w:ilvl w:val="1"/>
          <w:numId w:val="10"/>
        </w:numPr>
        <w:tabs>
          <w:tab w:val="left" w:pos="681"/>
          <w:tab w:val="left" w:pos="682"/>
        </w:tabs>
      </w:pPr>
      <w:bookmarkStart w:id="56" w:name="Reference_collection"/>
      <w:bookmarkStart w:id="57" w:name="_bookmark14"/>
      <w:bookmarkEnd w:id="56"/>
      <w:bookmarkEnd w:id="57"/>
      <w:r>
        <w:t>Reference</w:t>
      </w:r>
      <w:r>
        <w:rPr>
          <w:spacing w:val="-15"/>
        </w:rPr>
        <w:t xml:space="preserve"> </w:t>
      </w:r>
      <w:r>
        <w:rPr>
          <w:spacing w:val="-2"/>
        </w:rPr>
        <w:t>collection</w:t>
      </w:r>
    </w:p>
    <w:p w14:paraId="5643DDCD" w14:textId="77777777" w:rsidR="009E7195" w:rsidRDefault="009E7195">
      <w:pPr>
        <w:pStyle w:val="BodyText"/>
        <w:spacing w:before="4"/>
        <w:rPr>
          <w:b/>
          <w:sz w:val="34"/>
        </w:rPr>
      </w:pPr>
    </w:p>
    <w:p w14:paraId="04A0E7C1" w14:textId="77777777" w:rsidR="009E7195" w:rsidRDefault="00A367DA">
      <w:pPr>
        <w:pStyle w:val="ListParagraph"/>
        <w:numPr>
          <w:ilvl w:val="0"/>
          <w:numId w:val="7"/>
        </w:numPr>
        <w:tabs>
          <w:tab w:val="left" w:pos="739"/>
        </w:tabs>
        <w:spacing w:line="256" w:lineRule="auto"/>
        <w:ind w:right="187" w:hanging="300"/>
      </w:pPr>
      <w:r>
        <w:t>Actively curate reference collections so that old ageing structures that have lost their readability</w:t>
      </w:r>
      <w:r>
        <w:rPr>
          <w:spacing w:val="-12"/>
        </w:rPr>
        <w:t xml:space="preserve"> </w:t>
      </w:r>
      <w:r>
        <w:t>are</w:t>
      </w:r>
      <w:r>
        <w:rPr>
          <w:spacing w:val="-12"/>
        </w:rPr>
        <w:t xml:space="preserve"> </w:t>
      </w:r>
      <w:r>
        <w:t>replaced</w:t>
      </w:r>
      <w:r>
        <w:rPr>
          <w:spacing w:val="-12"/>
        </w:rPr>
        <w:t xml:space="preserve"> </w:t>
      </w:r>
      <w:r>
        <w:t>by</w:t>
      </w:r>
      <w:r>
        <w:rPr>
          <w:spacing w:val="-12"/>
        </w:rPr>
        <w:t xml:space="preserve"> </w:t>
      </w:r>
      <w:r>
        <w:t>new</w:t>
      </w:r>
      <w:r>
        <w:rPr>
          <w:spacing w:val="-12"/>
        </w:rPr>
        <w:t xml:space="preserve"> </w:t>
      </w:r>
      <w:r>
        <w:t>ageing</w:t>
      </w:r>
      <w:r>
        <w:rPr>
          <w:spacing w:val="-12"/>
        </w:rPr>
        <w:t xml:space="preserve"> </w:t>
      </w:r>
      <w:r>
        <w:t>structures,</w:t>
      </w:r>
      <w:r>
        <w:rPr>
          <w:spacing w:val="-12"/>
        </w:rPr>
        <w:t xml:space="preserve"> </w:t>
      </w:r>
      <w:r>
        <w:t>this</w:t>
      </w:r>
      <w:r>
        <w:rPr>
          <w:spacing w:val="-12"/>
        </w:rPr>
        <w:t xml:space="preserve"> </w:t>
      </w:r>
      <w:r>
        <w:t>includes</w:t>
      </w:r>
      <w:r>
        <w:rPr>
          <w:spacing w:val="-12"/>
        </w:rPr>
        <w:t xml:space="preserve"> </w:t>
      </w:r>
      <w:r>
        <w:t>renewing</w:t>
      </w:r>
      <w:r>
        <w:rPr>
          <w:spacing w:val="-12"/>
        </w:rPr>
        <w:t xml:space="preserve"> </w:t>
      </w:r>
      <w:r>
        <w:t>ageing</w:t>
      </w:r>
      <w:r>
        <w:rPr>
          <w:spacing w:val="-12"/>
        </w:rPr>
        <w:t xml:space="preserve"> </w:t>
      </w:r>
      <w:proofErr w:type="gramStart"/>
      <w:r>
        <w:t>structures</w:t>
      </w:r>
      <w:proofErr w:type="gramEnd"/>
    </w:p>
    <w:p w14:paraId="2BE78845" w14:textId="741E3751" w:rsidR="009E7195" w:rsidDel="004A23DF" w:rsidRDefault="00A367DA">
      <w:pPr>
        <w:pStyle w:val="ListParagraph"/>
        <w:numPr>
          <w:ilvl w:val="0"/>
          <w:numId w:val="7"/>
        </w:numPr>
        <w:tabs>
          <w:tab w:val="left" w:pos="746"/>
        </w:tabs>
        <w:spacing w:before="180"/>
        <w:ind w:hanging="300"/>
        <w:rPr>
          <w:moveFrom w:id="58" w:author="Julie Olivia Davies" w:date="2023-02-22T13:04:00Z"/>
        </w:rPr>
      </w:pPr>
      <w:moveFromRangeStart w:id="59" w:author="Julie Olivia Davies" w:date="2023-02-22T13:04:00Z" w:name="move127963515"/>
      <w:moveFrom w:id="60" w:author="Julie Olivia Davies" w:date="2023-02-22T13:04:00Z">
        <w:r w:rsidDel="004A23DF">
          <w:t>Strive</w:t>
        </w:r>
        <w:r w:rsidDel="004A23DF">
          <w:rPr>
            <w:spacing w:val="-7"/>
          </w:rPr>
          <w:t xml:space="preserve"> </w:t>
        </w:r>
        <w:r w:rsidDel="004A23DF">
          <w:t>to</w:t>
        </w:r>
        <w:r w:rsidDel="004A23DF">
          <w:rPr>
            <w:spacing w:val="-7"/>
          </w:rPr>
          <w:t xml:space="preserve"> </w:t>
        </w:r>
        <w:r w:rsidDel="004A23DF">
          <w:t>have</w:t>
        </w:r>
        <w:r w:rsidDel="004A23DF">
          <w:rPr>
            <w:spacing w:val="-7"/>
          </w:rPr>
          <w:t xml:space="preserve"> </w:t>
        </w:r>
        <w:r w:rsidDel="004A23DF">
          <w:t>a</w:t>
        </w:r>
        <w:r w:rsidDel="004A23DF">
          <w:rPr>
            <w:spacing w:val="-7"/>
          </w:rPr>
          <w:t xml:space="preserve"> </w:t>
        </w:r>
        <w:r w:rsidDel="004A23DF">
          <w:t>validation</w:t>
        </w:r>
        <w:r w:rsidDel="004A23DF">
          <w:rPr>
            <w:spacing w:val="-7"/>
          </w:rPr>
          <w:t xml:space="preserve"> </w:t>
        </w:r>
        <w:r w:rsidDel="004A23DF">
          <w:t>study</w:t>
        </w:r>
        <w:r w:rsidDel="004A23DF">
          <w:rPr>
            <w:spacing w:val="-7"/>
          </w:rPr>
          <w:t xml:space="preserve"> </w:t>
        </w:r>
        <w:r w:rsidDel="004A23DF">
          <w:t>to</w:t>
        </w:r>
        <w:r w:rsidDel="004A23DF">
          <w:rPr>
            <w:spacing w:val="-6"/>
          </w:rPr>
          <w:t xml:space="preserve"> </w:t>
        </w:r>
        <w:r w:rsidDel="004A23DF">
          <w:t>ascertain</w:t>
        </w:r>
        <w:r w:rsidDel="004A23DF">
          <w:rPr>
            <w:spacing w:val="-7"/>
          </w:rPr>
          <w:t xml:space="preserve"> </w:t>
        </w:r>
        <w:r w:rsidDel="004A23DF">
          <w:t>the</w:t>
        </w:r>
        <w:r w:rsidDel="004A23DF">
          <w:rPr>
            <w:spacing w:val="-7"/>
          </w:rPr>
          <w:t xml:space="preserve"> </w:t>
        </w:r>
        <w:r w:rsidDel="004A23DF">
          <w:t>periodicity</w:t>
        </w:r>
        <w:r w:rsidDel="004A23DF">
          <w:rPr>
            <w:spacing w:val="-7"/>
          </w:rPr>
          <w:t xml:space="preserve"> </w:t>
        </w:r>
        <w:r w:rsidDel="004A23DF">
          <w:t>of</w:t>
        </w:r>
        <w:r w:rsidDel="004A23DF">
          <w:rPr>
            <w:spacing w:val="-7"/>
          </w:rPr>
          <w:t xml:space="preserve"> </w:t>
        </w:r>
        <w:r w:rsidDel="004A23DF">
          <w:t>ageing</w:t>
        </w:r>
        <w:r w:rsidDel="004A23DF">
          <w:rPr>
            <w:spacing w:val="-7"/>
          </w:rPr>
          <w:t xml:space="preserve"> </w:t>
        </w:r>
        <w:r w:rsidDel="004A23DF">
          <w:rPr>
            <w:spacing w:val="-2"/>
          </w:rPr>
          <w:t>patterns</w:t>
        </w:r>
      </w:moveFrom>
    </w:p>
    <w:moveFromRangeEnd w:id="59"/>
    <w:p w14:paraId="6C637889" w14:textId="39F1C620" w:rsidR="009E7195" w:rsidRDefault="00A367DA">
      <w:pPr>
        <w:pStyle w:val="ListParagraph"/>
        <w:numPr>
          <w:ilvl w:val="0"/>
          <w:numId w:val="7"/>
        </w:numPr>
        <w:tabs>
          <w:tab w:val="left" w:pos="746"/>
        </w:tabs>
        <w:spacing w:before="198" w:line="256" w:lineRule="auto"/>
        <w:ind w:right="373" w:hanging="300"/>
        <w:jc w:val="both"/>
        <w:rPr>
          <w:ins w:id="61" w:author="Julie Olivia Davies" w:date="2023-02-22T12:57:00Z"/>
        </w:rPr>
      </w:pPr>
      <w:r>
        <w:t>Ensure that the age structures in the reference collection are representative of what will be available to age estimation technicians (the structures should cover wide spatial and temporal ranges</w:t>
      </w:r>
      <w:ins w:id="62" w:author="Julie Olivia Davies" w:date="2023-02-22T12:53:00Z">
        <w:r w:rsidR="0014639D">
          <w:t xml:space="preserve">, both </w:t>
        </w:r>
      </w:ins>
      <w:ins w:id="63" w:author="Julie Olivia Davies" w:date="2023-02-22T12:51:00Z">
        <w:r w:rsidR="0014639D">
          <w:t>annual an</w:t>
        </w:r>
      </w:ins>
      <w:ins w:id="64" w:author="Julie Olivia Davies" w:date="2023-02-22T12:52:00Z">
        <w:r w:rsidR="0014639D">
          <w:t>d</w:t>
        </w:r>
      </w:ins>
      <w:ins w:id="65" w:author="Julie Olivia Davies" w:date="2023-02-22T12:51:00Z">
        <w:r w:rsidR="0014639D">
          <w:t xml:space="preserve"> int</w:t>
        </w:r>
      </w:ins>
      <w:ins w:id="66" w:author="Julie Olivia Davies" w:date="2023-02-22T12:52:00Z">
        <w:r w:rsidR="0014639D">
          <w:t xml:space="preserve">er </w:t>
        </w:r>
      </w:ins>
      <w:ins w:id="67" w:author="Julie Olivia Davies" w:date="2023-02-22T12:51:00Z">
        <w:r w:rsidR="0014639D">
          <w:t>annual</w:t>
        </w:r>
      </w:ins>
      <w:ins w:id="68" w:author="Julie Olivia Davies" w:date="2023-02-22T12:54:00Z">
        <w:r w:rsidR="0014639D">
          <w:t xml:space="preserve">, all ages used in the stock assessment and both easy and difficult to read </w:t>
        </w:r>
      </w:ins>
      <w:ins w:id="69" w:author="Julie Olivia Davies" w:date="2023-02-22T12:55:00Z">
        <w:r w:rsidR="0014639D">
          <w:t>ageing</w:t>
        </w:r>
      </w:ins>
      <w:ins w:id="70" w:author="Julie Olivia Davies" w:date="2023-02-22T12:57:00Z">
        <w:r w:rsidR="00F333A9">
          <w:t xml:space="preserve"> </w:t>
        </w:r>
      </w:ins>
      <w:ins w:id="71" w:author="Julie Olivia Davies" w:date="2023-02-22T12:55:00Z">
        <w:r w:rsidR="0014639D">
          <w:t>structures</w:t>
        </w:r>
      </w:ins>
      <w:del w:id="72" w:author="Julie Olivia Davies" w:date="2023-02-22T12:54:00Z">
        <w:r w:rsidDel="0014639D">
          <w:delText>,</w:delText>
        </w:r>
      </w:del>
      <w:ins w:id="73" w:author="Julie Olivia Davies" w:date="2023-02-22T12:53:00Z">
        <w:r w:rsidR="0014639D">
          <w:t xml:space="preserve"> </w:t>
        </w:r>
      </w:ins>
      <w:r>
        <w:t xml:space="preserve"> ...)</w:t>
      </w:r>
    </w:p>
    <w:p w14:paraId="0B4A8575" w14:textId="3361D757" w:rsidR="00F333A9" w:rsidRDefault="00F333A9">
      <w:pPr>
        <w:pStyle w:val="ListParagraph"/>
        <w:numPr>
          <w:ilvl w:val="0"/>
          <w:numId w:val="7"/>
        </w:numPr>
        <w:tabs>
          <w:tab w:val="left" w:pos="746"/>
        </w:tabs>
        <w:spacing w:before="198" w:line="256" w:lineRule="auto"/>
        <w:ind w:right="373" w:hanging="300"/>
        <w:jc w:val="both"/>
      </w:pPr>
      <w:ins w:id="74" w:author="Julie Olivia Davies" w:date="2023-02-22T12:57:00Z">
        <w:r>
          <w:t xml:space="preserve">Ensure reference collections are updated with </w:t>
        </w:r>
      </w:ins>
      <w:ins w:id="75" w:author="Julie Olivia Davies" w:date="2023-02-22T12:58:00Z">
        <w:r>
          <w:t xml:space="preserve">samples from recent </w:t>
        </w:r>
        <w:proofErr w:type="gramStart"/>
        <w:r>
          <w:t>years</w:t>
        </w:r>
        <w:proofErr w:type="gramEnd"/>
        <w:r>
          <w:t xml:space="preserve"> </w:t>
        </w:r>
      </w:ins>
    </w:p>
    <w:p w14:paraId="463D163C" w14:textId="77777777" w:rsidR="004A23DF" w:rsidRDefault="004A23DF" w:rsidP="004A23DF">
      <w:pPr>
        <w:pStyle w:val="ListParagraph"/>
        <w:numPr>
          <w:ilvl w:val="0"/>
          <w:numId w:val="7"/>
        </w:numPr>
        <w:tabs>
          <w:tab w:val="left" w:pos="746"/>
        </w:tabs>
        <w:spacing w:before="180"/>
        <w:ind w:hanging="300"/>
        <w:rPr>
          <w:moveTo w:id="76" w:author="Julie Olivia Davies" w:date="2023-02-22T13:04:00Z"/>
        </w:rPr>
      </w:pPr>
      <w:moveToRangeStart w:id="77" w:author="Julie Olivia Davies" w:date="2023-02-22T13:04:00Z" w:name="move127963515"/>
      <w:moveTo w:id="78" w:author="Julie Olivia Davies" w:date="2023-02-22T13:04:00Z">
        <w:r>
          <w:t>Strive</w:t>
        </w:r>
        <w:r>
          <w:rPr>
            <w:spacing w:val="-7"/>
          </w:rPr>
          <w:t xml:space="preserve"> </w:t>
        </w:r>
        <w:r>
          <w:t>to</w:t>
        </w:r>
        <w:r>
          <w:rPr>
            <w:spacing w:val="-7"/>
          </w:rPr>
          <w:t xml:space="preserve"> </w:t>
        </w:r>
        <w:r>
          <w:t>have</w:t>
        </w:r>
        <w:r>
          <w:rPr>
            <w:spacing w:val="-7"/>
          </w:rPr>
          <w:t xml:space="preserve"> </w:t>
        </w:r>
        <w:r>
          <w:t>a</w:t>
        </w:r>
        <w:r>
          <w:rPr>
            <w:spacing w:val="-7"/>
          </w:rPr>
          <w:t xml:space="preserve"> </w:t>
        </w:r>
        <w:r>
          <w:t>validation</w:t>
        </w:r>
        <w:r>
          <w:rPr>
            <w:spacing w:val="-7"/>
          </w:rPr>
          <w:t xml:space="preserve"> </w:t>
        </w:r>
        <w:r>
          <w:t>study</w:t>
        </w:r>
        <w:r>
          <w:rPr>
            <w:spacing w:val="-7"/>
          </w:rPr>
          <w:t xml:space="preserve"> </w:t>
        </w:r>
        <w:r>
          <w:t>to</w:t>
        </w:r>
        <w:r>
          <w:rPr>
            <w:spacing w:val="-6"/>
          </w:rPr>
          <w:t xml:space="preserve"> </w:t>
        </w:r>
        <w:r>
          <w:t>ascertain</w:t>
        </w:r>
        <w:r>
          <w:rPr>
            <w:spacing w:val="-7"/>
          </w:rPr>
          <w:t xml:space="preserve"> </w:t>
        </w:r>
        <w:r>
          <w:t>the</w:t>
        </w:r>
        <w:r>
          <w:rPr>
            <w:spacing w:val="-7"/>
          </w:rPr>
          <w:t xml:space="preserve"> </w:t>
        </w:r>
        <w:r>
          <w:t>periodicity</w:t>
        </w:r>
        <w:r>
          <w:rPr>
            <w:spacing w:val="-7"/>
          </w:rPr>
          <w:t xml:space="preserve"> </w:t>
        </w:r>
        <w:r>
          <w:t>of</w:t>
        </w:r>
        <w:r>
          <w:rPr>
            <w:spacing w:val="-7"/>
          </w:rPr>
          <w:t xml:space="preserve"> </w:t>
        </w:r>
        <w:r>
          <w:t>ageing</w:t>
        </w:r>
        <w:r>
          <w:rPr>
            <w:spacing w:val="-7"/>
          </w:rPr>
          <w:t xml:space="preserve"> </w:t>
        </w:r>
        <w:proofErr w:type="gramStart"/>
        <w:r>
          <w:rPr>
            <w:spacing w:val="-2"/>
          </w:rPr>
          <w:t>patterns</w:t>
        </w:r>
        <w:proofErr w:type="gramEnd"/>
      </w:moveTo>
    </w:p>
    <w:moveToRangeEnd w:id="77"/>
    <w:p w14:paraId="3F1405D2" w14:textId="77777777" w:rsidR="009E7195" w:rsidRDefault="009E7195">
      <w:pPr>
        <w:pStyle w:val="BodyText"/>
        <w:rPr>
          <w:sz w:val="26"/>
        </w:rPr>
      </w:pPr>
    </w:p>
    <w:p w14:paraId="7E303269" w14:textId="77777777" w:rsidR="009E7195" w:rsidRDefault="009E7195">
      <w:pPr>
        <w:pStyle w:val="BodyText"/>
        <w:spacing w:before="2"/>
        <w:rPr>
          <w:sz w:val="24"/>
        </w:rPr>
      </w:pPr>
    </w:p>
    <w:p w14:paraId="1A0AE048" w14:textId="77777777" w:rsidR="009E7195" w:rsidRDefault="00A367DA">
      <w:pPr>
        <w:pStyle w:val="Heading1"/>
        <w:numPr>
          <w:ilvl w:val="1"/>
          <w:numId w:val="10"/>
        </w:numPr>
        <w:tabs>
          <w:tab w:val="left" w:pos="681"/>
          <w:tab w:val="left" w:pos="682"/>
        </w:tabs>
      </w:pPr>
      <w:bookmarkStart w:id="79" w:name="Laboratory_operations"/>
      <w:bookmarkStart w:id="80" w:name="_bookmark15"/>
      <w:bookmarkEnd w:id="79"/>
      <w:bookmarkEnd w:id="80"/>
      <w:r>
        <w:t>Laboratory</w:t>
      </w:r>
      <w:r>
        <w:rPr>
          <w:spacing w:val="-11"/>
        </w:rPr>
        <w:t xml:space="preserve"> </w:t>
      </w:r>
      <w:r>
        <w:rPr>
          <w:spacing w:val="-2"/>
        </w:rPr>
        <w:t>operations</w:t>
      </w:r>
    </w:p>
    <w:p w14:paraId="2E4AE0A1" w14:textId="77777777" w:rsidR="009E7195" w:rsidRDefault="009E7195">
      <w:pPr>
        <w:pStyle w:val="BodyText"/>
        <w:spacing w:before="4"/>
        <w:rPr>
          <w:b/>
          <w:sz w:val="34"/>
        </w:rPr>
      </w:pPr>
    </w:p>
    <w:p w14:paraId="09985C5B" w14:textId="35CC1EFF" w:rsidR="009E7195" w:rsidRDefault="00A367DA">
      <w:pPr>
        <w:pStyle w:val="ListParagraph"/>
        <w:numPr>
          <w:ilvl w:val="0"/>
          <w:numId w:val="6"/>
        </w:numPr>
        <w:tabs>
          <w:tab w:val="left" w:pos="746"/>
        </w:tabs>
      </w:pPr>
      <w:r>
        <w:t>Strive</w:t>
      </w:r>
      <w:r>
        <w:rPr>
          <w:spacing w:val="-8"/>
        </w:rPr>
        <w:t xml:space="preserve"> </w:t>
      </w:r>
      <w:r>
        <w:t>to</w:t>
      </w:r>
      <w:r>
        <w:rPr>
          <w:spacing w:val="-7"/>
        </w:rPr>
        <w:t xml:space="preserve"> </w:t>
      </w:r>
      <w:r>
        <w:t>obt</w:t>
      </w:r>
      <w:r>
        <w:t>ain</w:t>
      </w:r>
      <w:r>
        <w:rPr>
          <w:spacing w:val="-7"/>
        </w:rPr>
        <w:t xml:space="preserve"> </w:t>
      </w:r>
      <w:r>
        <w:t>unbiased</w:t>
      </w:r>
      <w:r>
        <w:rPr>
          <w:spacing w:val="-7"/>
        </w:rPr>
        <w:t xml:space="preserve"> </w:t>
      </w:r>
      <w:r>
        <w:t>age</w:t>
      </w:r>
      <w:r>
        <w:rPr>
          <w:spacing w:val="-7"/>
        </w:rPr>
        <w:t xml:space="preserve"> </w:t>
      </w:r>
      <w:r>
        <w:rPr>
          <w:spacing w:val="-2"/>
        </w:rPr>
        <w:t>estimates</w:t>
      </w:r>
      <w:ins w:id="81" w:author="Julie Olivia Davies" w:date="2023-02-22T13:06:00Z">
        <w:r w:rsidR="004A23DF">
          <w:rPr>
            <w:spacing w:val="-2"/>
          </w:rPr>
          <w:t>. Carry out regular QC checks for each species/stock</w:t>
        </w:r>
      </w:ins>
      <w:ins w:id="82" w:author="Julie Olivia Davies" w:date="2023-02-22T13:08:00Z">
        <w:r w:rsidR="002C68E8">
          <w:rPr>
            <w:spacing w:val="-2"/>
          </w:rPr>
          <w:t xml:space="preserve"> (both within and across laboratories).</w:t>
        </w:r>
      </w:ins>
    </w:p>
    <w:p w14:paraId="351BB6B2" w14:textId="77777777" w:rsidR="009E7195" w:rsidRDefault="00A367DA">
      <w:pPr>
        <w:pStyle w:val="ListParagraph"/>
        <w:numPr>
          <w:ilvl w:val="0"/>
          <w:numId w:val="6"/>
        </w:numPr>
        <w:tabs>
          <w:tab w:val="left" w:pos="746"/>
        </w:tabs>
        <w:spacing w:before="198"/>
      </w:pPr>
      <w:r>
        <w:t>Develop</w:t>
      </w:r>
      <w:r>
        <w:rPr>
          <w:spacing w:val="-12"/>
        </w:rPr>
        <w:t xml:space="preserve"> </w:t>
      </w:r>
      <w:r>
        <w:t>and</w:t>
      </w:r>
      <w:r>
        <w:rPr>
          <w:spacing w:val="-12"/>
        </w:rPr>
        <w:t xml:space="preserve"> </w:t>
      </w:r>
      <w:r>
        <w:t>publish</w:t>
      </w:r>
      <w:r>
        <w:rPr>
          <w:spacing w:val="-11"/>
        </w:rPr>
        <w:t xml:space="preserve"> </w:t>
      </w:r>
      <w:r>
        <w:t>Standard</w:t>
      </w:r>
      <w:r>
        <w:rPr>
          <w:spacing w:val="-12"/>
        </w:rPr>
        <w:t xml:space="preserve"> </w:t>
      </w:r>
      <w:r>
        <w:t>Operating</w:t>
      </w:r>
      <w:r>
        <w:rPr>
          <w:spacing w:val="-12"/>
        </w:rPr>
        <w:t xml:space="preserve"> </w:t>
      </w:r>
      <w:r>
        <w:t>Procedures</w:t>
      </w:r>
      <w:r>
        <w:rPr>
          <w:spacing w:val="-11"/>
        </w:rPr>
        <w:t xml:space="preserve"> </w:t>
      </w:r>
      <w:r>
        <w:t>for</w:t>
      </w:r>
      <w:r>
        <w:rPr>
          <w:spacing w:val="-12"/>
        </w:rPr>
        <w:t xml:space="preserve"> </w:t>
      </w:r>
      <w:r>
        <w:t>each</w:t>
      </w:r>
      <w:r>
        <w:rPr>
          <w:spacing w:val="-11"/>
        </w:rPr>
        <w:t xml:space="preserve"> </w:t>
      </w:r>
      <w:proofErr w:type="gramStart"/>
      <w:r>
        <w:rPr>
          <w:spacing w:val="-5"/>
        </w:rPr>
        <w:t>lab</w:t>
      </w:r>
      <w:proofErr w:type="gramEnd"/>
    </w:p>
    <w:p w14:paraId="033CA7E1" w14:textId="77777777" w:rsidR="009E7195" w:rsidRDefault="00A367DA">
      <w:pPr>
        <w:pStyle w:val="ListParagraph"/>
        <w:numPr>
          <w:ilvl w:val="0"/>
          <w:numId w:val="6"/>
        </w:numPr>
        <w:tabs>
          <w:tab w:val="left" w:pos="746"/>
        </w:tabs>
        <w:spacing w:before="197"/>
      </w:pPr>
      <w:r>
        <w:t>Develop</w:t>
      </w:r>
      <w:r>
        <w:rPr>
          <w:spacing w:val="-11"/>
        </w:rPr>
        <w:t xml:space="preserve"> </w:t>
      </w:r>
      <w:r>
        <w:t>standardized</w:t>
      </w:r>
      <w:r>
        <w:rPr>
          <w:spacing w:val="-10"/>
        </w:rPr>
        <w:t xml:space="preserve"> </w:t>
      </w:r>
      <w:r>
        <w:t>protocols</w:t>
      </w:r>
      <w:r>
        <w:rPr>
          <w:spacing w:val="-10"/>
        </w:rPr>
        <w:t xml:space="preserve"> </w:t>
      </w:r>
      <w:r>
        <w:t>to</w:t>
      </w:r>
      <w:r>
        <w:rPr>
          <w:spacing w:val="-10"/>
        </w:rPr>
        <w:t xml:space="preserve"> </w:t>
      </w:r>
      <w:r>
        <w:t>validate</w:t>
      </w:r>
      <w:r>
        <w:rPr>
          <w:spacing w:val="-10"/>
        </w:rPr>
        <w:t xml:space="preserve"> </w:t>
      </w:r>
      <w:r>
        <w:t>age</w:t>
      </w:r>
      <w:r>
        <w:rPr>
          <w:spacing w:val="-10"/>
        </w:rPr>
        <w:t xml:space="preserve"> </w:t>
      </w:r>
      <w:r>
        <w:t>estimates</w:t>
      </w:r>
      <w:r>
        <w:rPr>
          <w:spacing w:val="-10"/>
        </w:rPr>
        <w:t xml:space="preserve"> </w:t>
      </w:r>
      <w:r>
        <w:t>(add</w:t>
      </w:r>
      <w:r>
        <w:rPr>
          <w:spacing w:val="-10"/>
        </w:rPr>
        <w:t xml:space="preserve"> </w:t>
      </w:r>
      <w:r>
        <w:t>to</w:t>
      </w:r>
      <w:r>
        <w:rPr>
          <w:spacing w:val="-10"/>
        </w:rPr>
        <w:t xml:space="preserve"> </w:t>
      </w:r>
      <w:r>
        <w:t>your</w:t>
      </w:r>
      <w:r>
        <w:rPr>
          <w:spacing w:val="-10"/>
        </w:rPr>
        <w:t xml:space="preserve"> </w:t>
      </w:r>
      <w:r>
        <w:t>regional</w:t>
      </w:r>
      <w:r>
        <w:rPr>
          <w:spacing w:val="-10"/>
        </w:rPr>
        <w:t xml:space="preserve"> </w:t>
      </w:r>
      <w:r>
        <w:rPr>
          <w:spacing w:val="-4"/>
        </w:rPr>
        <w:t>SOP)</w:t>
      </w:r>
    </w:p>
    <w:p w14:paraId="490114B7" w14:textId="4C63BAC7" w:rsidR="009E7195" w:rsidRDefault="00A367DA">
      <w:pPr>
        <w:pStyle w:val="ListParagraph"/>
        <w:numPr>
          <w:ilvl w:val="0"/>
          <w:numId w:val="6"/>
        </w:numPr>
        <w:tabs>
          <w:tab w:val="left" w:pos="746"/>
        </w:tabs>
        <w:spacing w:before="197" w:line="256" w:lineRule="auto"/>
        <w:ind w:right="231"/>
      </w:pPr>
      <w:proofErr w:type="spellStart"/>
      <w:r>
        <w:t>Favour</w:t>
      </w:r>
      <w:proofErr w:type="spellEnd"/>
      <w:r>
        <w:t xml:space="preserve"> age estimation in a “blind” setting, where no prior knowledge </w:t>
      </w:r>
      <w:ins w:id="83" w:author="Julie Olivia Davies" w:date="2023-02-22T13:01:00Z">
        <w:r w:rsidR="004A23DF">
          <w:t xml:space="preserve">(except date of capture) </w:t>
        </w:r>
      </w:ins>
      <w:r>
        <w:t xml:space="preserve">is used when interpreting patterns in ageing structures, don’t let outside information influence your age </w:t>
      </w:r>
      <w:proofErr w:type="gramStart"/>
      <w:r>
        <w:rPr>
          <w:spacing w:val="-2"/>
        </w:rPr>
        <w:t>estimates</w:t>
      </w:r>
      <w:proofErr w:type="gramEnd"/>
    </w:p>
    <w:p w14:paraId="4984903E" w14:textId="77777777" w:rsidR="009E7195" w:rsidRDefault="009E7195">
      <w:pPr>
        <w:spacing w:line="256" w:lineRule="auto"/>
        <w:sectPr w:rsidR="009E7195">
          <w:pgSz w:w="12240" w:h="15840"/>
          <w:pgMar w:top="1400" w:right="1280" w:bottom="1060" w:left="1280" w:header="0" w:footer="870" w:gutter="0"/>
          <w:cols w:space="720"/>
        </w:sectPr>
      </w:pPr>
    </w:p>
    <w:p w14:paraId="7D9E6A3E" w14:textId="77777777" w:rsidR="009E7195" w:rsidRDefault="00A367DA">
      <w:pPr>
        <w:pStyle w:val="ListParagraph"/>
        <w:numPr>
          <w:ilvl w:val="0"/>
          <w:numId w:val="6"/>
        </w:numPr>
        <w:tabs>
          <w:tab w:val="left" w:pos="746"/>
        </w:tabs>
        <w:spacing w:before="72"/>
      </w:pPr>
      <w:r>
        <w:t>Establish</w:t>
      </w:r>
      <w:r>
        <w:rPr>
          <w:spacing w:val="-8"/>
        </w:rPr>
        <w:t xml:space="preserve"> </w:t>
      </w:r>
      <w:r>
        <w:t>a</w:t>
      </w:r>
      <w:r>
        <w:rPr>
          <w:spacing w:val="-7"/>
        </w:rPr>
        <w:t xml:space="preserve"> </w:t>
      </w:r>
      <w:r>
        <w:t>quality-control</w:t>
      </w:r>
      <w:r>
        <w:rPr>
          <w:spacing w:val="-7"/>
        </w:rPr>
        <w:t xml:space="preserve"> </w:t>
      </w:r>
      <w:r>
        <w:t>process</w:t>
      </w:r>
      <w:r>
        <w:rPr>
          <w:spacing w:val="-7"/>
        </w:rPr>
        <w:t xml:space="preserve"> </w:t>
      </w:r>
      <w:r>
        <w:t>to</w:t>
      </w:r>
      <w:r>
        <w:rPr>
          <w:spacing w:val="-7"/>
        </w:rPr>
        <w:t xml:space="preserve"> </w:t>
      </w:r>
      <w:r>
        <w:t>identify</w:t>
      </w:r>
      <w:r>
        <w:rPr>
          <w:spacing w:val="-7"/>
        </w:rPr>
        <w:t xml:space="preserve"> </w:t>
      </w:r>
      <w:r>
        <w:t>mistakes</w:t>
      </w:r>
      <w:r>
        <w:rPr>
          <w:spacing w:val="-8"/>
        </w:rPr>
        <w:t xml:space="preserve"> </w:t>
      </w:r>
      <w:r>
        <w:t>made</w:t>
      </w:r>
      <w:r>
        <w:rPr>
          <w:spacing w:val="-7"/>
        </w:rPr>
        <w:t xml:space="preserve"> </w:t>
      </w:r>
      <w:r>
        <w:t>during</w:t>
      </w:r>
      <w:r>
        <w:rPr>
          <w:spacing w:val="-7"/>
        </w:rPr>
        <w:t xml:space="preserve"> </w:t>
      </w:r>
      <w:r>
        <w:t>data</w:t>
      </w:r>
      <w:r>
        <w:rPr>
          <w:spacing w:val="-7"/>
        </w:rPr>
        <w:t xml:space="preserve"> </w:t>
      </w:r>
      <w:r>
        <w:t>entry</w:t>
      </w:r>
      <w:r>
        <w:rPr>
          <w:spacing w:val="-7"/>
        </w:rPr>
        <w:t xml:space="preserve"> </w:t>
      </w:r>
      <w:r>
        <w:t>(</w:t>
      </w:r>
      <w:proofErr w:type="gramStart"/>
      <w:r>
        <w:t>e.g.</w:t>
      </w:r>
      <w:proofErr w:type="gramEnd"/>
      <w:r>
        <w:rPr>
          <w:spacing w:val="5"/>
        </w:rPr>
        <w:t xml:space="preserve"> </w:t>
      </w:r>
      <w:r>
        <w:t>a</w:t>
      </w:r>
      <w:r>
        <w:rPr>
          <w:spacing w:val="-7"/>
        </w:rPr>
        <w:t xml:space="preserve"> </w:t>
      </w:r>
      <w:r>
        <w:rPr>
          <w:spacing w:val="-2"/>
        </w:rPr>
        <w:t>typo)</w:t>
      </w:r>
    </w:p>
    <w:p w14:paraId="415ED6EB" w14:textId="13199D50" w:rsidR="009E7195" w:rsidRDefault="00A367DA">
      <w:pPr>
        <w:pStyle w:val="ListParagraph"/>
        <w:numPr>
          <w:ilvl w:val="0"/>
          <w:numId w:val="6"/>
        </w:numPr>
        <w:tabs>
          <w:tab w:val="left" w:pos="746"/>
        </w:tabs>
        <w:spacing w:before="198"/>
      </w:pPr>
      <w:r>
        <w:t>Document</w:t>
      </w:r>
      <w:r>
        <w:rPr>
          <w:spacing w:val="-7"/>
        </w:rPr>
        <w:t xml:space="preserve"> </w:t>
      </w:r>
      <w:r>
        <w:t>the</w:t>
      </w:r>
      <w:r>
        <w:rPr>
          <w:spacing w:val="-7"/>
        </w:rPr>
        <w:t xml:space="preserve"> </w:t>
      </w:r>
      <w:r>
        <w:t>uncertainty</w:t>
      </w:r>
      <w:r>
        <w:rPr>
          <w:spacing w:val="-7"/>
        </w:rPr>
        <w:t xml:space="preserve"> </w:t>
      </w:r>
      <w:r>
        <w:t>associated</w:t>
      </w:r>
      <w:r>
        <w:rPr>
          <w:spacing w:val="-7"/>
        </w:rPr>
        <w:t xml:space="preserve"> </w:t>
      </w:r>
      <w:r>
        <w:t>with</w:t>
      </w:r>
      <w:r>
        <w:rPr>
          <w:spacing w:val="-7"/>
        </w:rPr>
        <w:t xml:space="preserve"> </w:t>
      </w:r>
      <w:r>
        <w:t>age</w:t>
      </w:r>
      <w:r>
        <w:rPr>
          <w:spacing w:val="-6"/>
        </w:rPr>
        <w:t xml:space="preserve"> </w:t>
      </w:r>
      <w:r>
        <w:rPr>
          <w:spacing w:val="-2"/>
        </w:rPr>
        <w:t>estimates</w:t>
      </w:r>
      <w:ins w:id="84" w:author="Julie Olivia Davies" w:date="2023-02-22T12:56:00Z">
        <w:r w:rsidR="0014639D">
          <w:rPr>
            <w:spacing w:val="-2"/>
          </w:rPr>
          <w:t xml:space="preserve"> by means of a standardized quality assurance scale</w:t>
        </w:r>
        <w:r w:rsidR="00F333A9">
          <w:rPr>
            <w:spacing w:val="-2"/>
          </w:rPr>
          <w:t>.</w:t>
        </w:r>
      </w:ins>
    </w:p>
    <w:p w14:paraId="6E67BBBA" w14:textId="1513E2D8" w:rsidR="009E7195" w:rsidDel="002C68E8" w:rsidRDefault="00A367DA">
      <w:pPr>
        <w:pStyle w:val="ListParagraph"/>
        <w:numPr>
          <w:ilvl w:val="0"/>
          <w:numId w:val="6"/>
        </w:numPr>
        <w:tabs>
          <w:tab w:val="left" w:pos="746"/>
        </w:tabs>
        <w:spacing w:before="197"/>
        <w:rPr>
          <w:moveFrom w:id="85" w:author="Julie Olivia Davies" w:date="2023-02-22T13:07:00Z"/>
        </w:rPr>
      </w:pPr>
      <w:moveFromRangeStart w:id="86" w:author="Julie Olivia Davies" w:date="2023-02-22T13:07:00Z" w:name="move127963662"/>
      <w:moveFrom w:id="87" w:author="Julie Olivia Davies" w:date="2023-02-22T13:07:00Z">
        <w:r w:rsidDel="002C68E8">
          <w:t>Have</w:t>
        </w:r>
        <w:r w:rsidDel="002C68E8">
          <w:rPr>
            <w:spacing w:val="-10"/>
          </w:rPr>
          <w:t xml:space="preserve"> </w:t>
        </w:r>
        <w:r w:rsidDel="002C68E8">
          <w:t>at</w:t>
        </w:r>
        <w:r w:rsidDel="002C68E8">
          <w:rPr>
            <w:spacing w:val="-9"/>
          </w:rPr>
          <w:t xml:space="preserve"> </w:t>
        </w:r>
        <w:r w:rsidDel="002C68E8">
          <w:t>least</w:t>
        </w:r>
        <w:r w:rsidDel="002C68E8">
          <w:rPr>
            <w:spacing w:val="-9"/>
          </w:rPr>
          <w:t xml:space="preserve"> </w:t>
        </w:r>
        <w:r w:rsidDel="002C68E8">
          <w:t>two</w:t>
        </w:r>
        <w:r w:rsidDel="002C68E8">
          <w:rPr>
            <w:spacing w:val="-9"/>
          </w:rPr>
          <w:t xml:space="preserve"> </w:t>
        </w:r>
        <w:r w:rsidDel="002C68E8">
          <w:t>age</w:t>
        </w:r>
        <w:r w:rsidDel="002C68E8">
          <w:rPr>
            <w:spacing w:val="-9"/>
          </w:rPr>
          <w:t xml:space="preserve"> </w:t>
        </w:r>
        <w:r w:rsidDel="002C68E8">
          <w:t>readers</w:t>
        </w:r>
        <w:r w:rsidDel="002C68E8">
          <w:rPr>
            <w:spacing w:val="-9"/>
          </w:rPr>
          <w:t xml:space="preserve"> </w:t>
        </w:r>
        <w:r w:rsidDel="002C68E8">
          <w:t>for</w:t>
        </w:r>
        <w:r w:rsidDel="002C68E8">
          <w:rPr>
            <w:spacing w:val="-9"/>
          </w:rPr>
          <w:t xml:space="preserve"> </w:t>
        </w:r>
        <w:r w:rsidDel="002C68E8">
          <w:t>any</w:t>
        </w:r>
        <w:r w:rsidDel="002C68E8">
          <w:rPr>
            <w:spacing w:val="-9"/>
          </w:rPr>
          <w:t xml:space="preserve"> </w:t>
        </w:r>
        <w:r w:rsidDel="002C68E8">
          <w:t>given</w:t>
        </w:r>
        <w:r w:rsidDel="002C68E8">
          <w:rPr>
            <w:spacing w:val="-9"/>
          </w:rPr>
          <w:t xml:space="preserve"> </w:t>
        </w:r>
        <w:r w:rsidDel="002C68E8">
          <w:t>stock,</w:t>
        </w:r>
        <w:r w:rsidDel="002C68E8">
          <w:rPr>
            <w:spacing w:val="-9"/>
          </w:rPr>
          <w:t xml:space="preserve"> </w:t>
        </w:r>
        <w:r w:rsidDel="002C68E8">
          <w:t>for</w:t>
        </w:r>
        <w:r w:rsidDel="002C68E8">
          <w:rPr>
            <w:spacing w:val="-9"/>
          </w:rPr>
          <w:t xml:space="preserve"> </w:t>
        </w:r>
        <w:r w:rsidDel="002C68E8">
          <w:rPr>
            <w:spacing w:val="-2"/>
          </w:rPr>
          <w:t>redundancy</w:t>
        </w:r>
      </w:moveFrom>
    </w:p>
    <w:moveFromRangeEnd w:id="86"/>
    <w:p w14:paraId="1C99BDEB" w14:textId="77777777" w:rsidR="009E7195" w:rsidRDefault="00A367DA">
      <w:pPr>
        <w:pStyle w:val="ListParagraph"/>
        <w:numPr>
          <w:ilvl w:val="0"/>
          <w:numId w:val="6"/>
        </w:numPr>
        <w:tabs>
          <w:tab w:val="left" w:pos="746"/>
        </w:tabs>
        <w:spacing w:before="197"/>
      </w:pPr>
      <w:r>
        <w:t>Generate</w:t>
      </w:r>
      <w:r>
        <w:rPr>
          <w:spacing w:val="-7"/>
        </w:rPr>
        <w:t xml:space="preserve"> </w:t>
      </w:r>
      <w:r>
        <w:t>an</w:t>
      </w:r>
      <w:r>
        <w:rPr>
          <w:spacing w:val="-6"/>
        </w:rPr>
        <w:t xml:space="preserve"> </w:t>
      </w:r>
      <w:r>
        <w:t>age-error</w:t>
      </w:r>
      <w:r>
        <w:rPr>
          <w:spacing w:val="-6"/>
        </w:rPr>
        <w:t xml:space="preserve"> </w:t>
      </w:r>
      <w:r>
        <w:t>matrices</w:t>
      </w:r>
      <w:r>
        <w:rPr>
          <w:spacing w:val="-7"/>
        </w:rPr>
        <w:t xml:space="preserve"> </w:t>
      </w:r>
      <w:r>
        <w:t>as</w:t>
      </w:r>
      <w:r>
        <w:rPr>
          <w:spacing w:val="-6"/>
        </w:rPr>
        <w:t xml:space="preserve"> </w:t>
      </w:r>
      <w:r>
        <w:t>part</w:t>
      </w:r>
      <w:r>
        <w:rPr>
          <w:spacing w:val="-6"/>
        </w:rPr>
        <w:t xml:space="preserve"> </w:t>
      </w:r>
      <w:r>
        <w:t>of</w:t>
      </w:r>
      <w:r>
        <w:rPr>
          <w:spacing w:val="-7"/>
        </w:rPr>
        <w:t xml:space="preserve"> </w:t>
      </w:r>
      <w:r>
        <w:t>your</w:t>
      </w:r>
      <w:r>
        <w:rPr>
          <w:spacing w:val="-6"/>
        </w:rPr>
        <w:t xml:space="preserve"> </w:t>
      </w:r>
      <w:r>
        <w:t>standard</w:t>
      </w:r>
      <w:r>
        <w:rPr>
          <w:spacing w:val="-6"/>
        </w:rPr>
        <w:t xml:space="preserve"> </w:t>
      </w:r>
      <w:proofErr w:type="gramStart"/>
      <w:r>
        <w:rPr>
          <w:spacing w:val="-2"/>
        </w:rPr>
        <w:t>procedures</w:t>
      </w:r>
      <w:proofErr w:type="gramEnd"/>
    </w:p>
    <w:p w14:paraId="36F235D6" w14:textId="77777777" w:rsidR="002C68E8" w:rsidRDefault="002C68E8" w:rsidP="002C68E8">
      <w:pPr>
        <w:pStyle w:val="ListParagraph"/>
        <w:numPr>
          <w:ilvl w:val="0"/>
          <w:numId w:val="6"/>
        </w:numPr>
        <w:tabs>
          <w:tab w:val="left" w:pos="746"/>
        </w:tabs>
        <w:spacing w:before="197"/>
        <w:rPr>
          <w:moveTo w:id="88" w:author="Julie Olivia Davies" w:date="2023-02-22T13:07:00Z"/>
        </w:rPr>
      </w:pPr>
      <w:moveToRangeStart w:id="89" w:author="Julie Olivia Davies" w:date="2023-02-22T13:07:00Z" w:name="move127963662"/>
      <w:moveTo w:id="90" w:author="Julie Olivia Davies" w:date="2023-02-22T13:07:00Z">
        <w:r>
          <w:t>Have</w:t>
        </w:r>
        <w:r>
          <w:rPr>
            <w:spacing w:val="-10"/>
          </w:rPr>
          <w:t xml:space="preserve"> </w:t>
        </w:r>
        <w:r>
          <w:t>at</w:t>
        </w:r>
        <w:r>
          <w:rPr>
            <w:spacing w:val="-9"/>
          </w:rPr>
          <w:t xml:space="preserve"> </w:t>
        </w:r>
        <w:r>
          <w:t>least</w:t>
        </w:r>
        <w:r>
          <w:rPr>
            <w:spacing w:val="-9"/>
          </w:rPr>
          <w:t xml:space="preserve"> </w:t>
        </w:r>
        <w:r>
          <w:t>two</w:t>
        </w:r>
        <w:r>
          <w:rPr>
            <w:spacing w:val="-9"/>
          </w:rPr>
          <w:t xml:space="preserve"> </w:t>
        </w:r>
        <w:r>
          <w:t>age</w:t>
        </w:r>
        <w:r>
          <w:rPr>
            <w:spacing w:val="-9"/>
          </w:rPr>
          <w:t xml:space="preserve"> </w:t>
        </w:r>
        <w:r>
          <w:t>readers</w:t>
        </w:r>
        <w:r>
          <w:rPr>
            <w:spacing w:val="-9"/>
          </w:rPr>
          <w:t xml:space="preserve"> </w:t>
        </w:r>
        <w:r>
          <w:t>for</w:t>
        </w:r>
        <w:r>
          <w:rPr>
            <w:spacing w:val="-9"/>
          </w:rPr>
          <w:t xml:space="preserve"> </w:t>
        </w:r>
        <w:r>
          <w:t>any</w:t>
        </w:r>
        <w:r>
          <w:rPr>
            <w:spacing w:val="-9"/>
          </w:rPr>
          <w:t xml:space="preserve"> </w:t>
        </w:r>
        <w:r>
          <w:t>given</w:t>
        </w:r>
        <w:r>
          <w:rPr>
            <w:spacing w:val="-9"/>
          </w:rPr>
          <w:t xml:space="preserve"> </w:t>
        </w:r>
        <w:r>
          <w:t>stock,</w:t>
        </w:r>
        <w:r>
          <w:rPr>
            <w:spacing w:val="-9"/>
          </w:rPr>
          <w:t xml:space="preserve"> </w:t>
        </w:r>
        <w:r>
          <w:t>for</w:t>
        </w:r>
        <w:r>
          <w:rPr>
            <w:spacing w:val="-9"/>
          </w:rPr>
          <w:t xml:space="preserve"> </w:t>
        </w:r>
        <w:r>
          <w:rPr>
            <w:spacing w:val="-2"/>
          </w:rPr>
          <w:t>redundancy</w:t>
        </w:r>
      </w:moveTo>
    </w:p>
    <w:moveToRangeEnd w:id="89"/>
    <w:p w14:paraId="511790D9" w14:textId="77777777" w:rsidR="009E7195" w:rsidRDefault="009E7195">
      <w:pPr>
        <w:pStyle w:val="BodyText"/>
        <w:rPr>
          <w:sz w:val="26"/>
        </w:rPr>
      </w:pPr>
    </w:p>
    <w:p w14:paraId="101CC2AE" w14:textId="77777777" w:rsidR="009E7195" w:rsidRDefault="009E7195">
      <w:pPr>
        <w:pStyle w:val="BodyText"/>
        <w:spacing w:before="9"/>
        <w:rPr>
          <w:sz w:val="25"/>
        </w:rPr>
      </w:pPr>
    </w:p>
    <w:p w14:paraId="3A654BA0" w14:textId="77777777" w:rsidR="009E7195" w:rsidRDefault="00A367DA">
      <w:pPr>
        <w:pStyle w:val="Heading1"/>
        <w:numPr>
          <w:ilvl w:val="1"/>
          <w:numId w:val="10"/>
        </w:numPr>
        <w:tabs>
          <w:tab w:val="left" w:pos="681"/>
          <w:tab w:val="left" w:pos="682"/>
        </w:tabs>
      </w:pPr>
      <w:bookmarkStart w:id="91" w:name="Training"/>
      <w:bookmarkStart w:id="92" w:name="_bookmark16"/>
      <w:bookmarkEnd w:id="91"/>
      <w:bookmarkEnd w:id="92"/>
      <w:r>
        <w:rPr>
          <w:spacing w:val="-2"/>
        </w:rPr>
        <w:t>Training</w:t>
      </w:r>
    </w:p>
    <w:p w14:paraId="5B131EBA" w14:textId="77777777" w:rsidR="009E7195" w:rsidRDefault="009E7195">
      <w:pPr>
        <w:pStyle w:val="BodyText"/>
        <w:spacing w:before="4"/>
        <w:rPr>
          <w:b/>
          <w:sz w:val="34"/>
        </w:rPr>
      </w:pPr>
    </w:p>
    <w:p w14:paraId="078EAB1A" w14:textId="77777777" w:rsidR="009E7195" w:rsidRDefault="00A367DA">
      <w:pPr>
        <w:pStyle w:val="ListParagraph"/>
        <w:numPr>
          <w:ilvl w:val="0"/>
          <w:numId w:val="5"/>
        </w:numPr>
        <w:tabs>
          <w:tab w:val="left" w:pos="746"/>
        </w:tabs>
        <w:spacing w:line="256" w:lineRule="auto"/>
        <w:ind w:right="156"/>
      </w:pPr>
      <w:r>
        <w:t>Develop</w:t>
      </w:r>
      <w:r>
        <w:rPr>
          <w:spacing w:val="-6"/>
        </w:rPr>
        <w:t xml:space="preserve"> </w:t>
      </w:r>
      <w:r>
        <w:t>a</w:t>
      </w:r>
      <w:r>
        <w:rPr>
          <w:spacing w:val="-6"/>
        </w:rPr>
        <w:t xml:space="preserve"> </w:t>
      </w:r>
      <w:r>
        <w:t>document</w:t>
      </w:r>
      <w:r>
        <w:rPr>
          <w:spacing w:val="-6"/>
        </w:rPr>
        <w:t xml:space="preserve"> </w:t>
      </w:r>
      <w:r>
        <w:t>that</w:t>
      </w:r>
      <w:r>
        <w:rPr>
          <w:spacing w:val="-6"/>
        </w:rPr>
        <w:t xml:space="preserve"> </w:t>
      </w:r>
      <w:r>
        <w:t>details</w:t>
      </w:r>
      <w:r>
        <w:rPr>
          <w:spacing w:val="-6"/>
        </w:rPr>
        <w:t xml:space="preserve"> </w:t>
      </w:r>
      <w:r>
        <w:t>the</w:t>
      </w:r>
      <w:r>
        <w:rPr>
          <w:spacing w:val="-6"/>
        </w:rPr>
        <w:t xml:space="preserve"> </w:t>
      </w:r>
      <w:r>
        <w:t>steps</w:t>
      </w:r>
      <w:r>
        <w:rPr>
          <w:spacing w:val="-6"/>
        </w:rPr>
        <w:t xml:space="preserve"> </w:t>
      </w:r>
      <w:r>
        <w:t>to</w:t>
      </w:r>
      <w:r>
        <w:rPr>
          <w:spacing w:val="-6"/>
        </w:rPr>
        <w:t xml:space="preserve"> </w:t>
      </w:r>
      <w:r>
        <w:t>train</w:t>
      </w:r>
      <w:r>
        <w:rPr>
          <w:spacing w:val="-6"/>
        </w:rPr>
        <w:t xml:space="preserve"> </w:t>
      </w:r>
      <w:r>
        <w:t>new</w:t>
      </w:r>
      <w:r>
        <w:rPr>
          <w:spacing w:val="-6"/>
        </w:rPr>
        <w:t xml:space="preserve"> </w:t>
      </w:r>
      <w:r>
        <w:t>agers,</w:t>
      </w:r>
      <w:r>
        <w:rPr>
          <w:spacing w:val="-6"/>
        </w:rPr>
        <w:t xml:space="preserve"> </w:t>
      </w:r>
      <w:r>
        <w:t>and/or</w:t>
      </w:r>
      <w:r>
        <w:rPr>
          <w:spacing w:val="-6"/>
        </w:rPr>
        <w:t xml:space="preserve"> </w:t>
      </w:r>
      <w:r>
        <w:t>add</w:t>
      </w:r>
      <w:r>
        <w:rPr>
          <w:spacing w:val="-6"/>
        </w:rPr>
        <w:t xml:space="preserve"> </w:t>
      </w:r>
      <w:r>
        <w:t>it</w:t>
      </w:r>
      <w:r>
        <w:rPr>
          <w:spacing w:val="-6"/>
        </w:rPr>
        <w:t xml:space="preserve"> </w:t>
      </w:r>
      <w:r>
        <w:t>to</w:t>
      </w:r>
      <w:r>
        <w:rPr>
          <w:spacing w:val="-6"/>
        </w:rPr>
        <w:t xml:space="preserve"> </w:t>
      </w:r>
      <w:r>
        <w:t>your</w:t>
      </w:r>
      <w:r>
        <w:rPr>
          <w:spacing w:val="-6"/>
        </w:rPr>
        <w:t xml:space="preserve"> </w:t>
      </w:r>
      <w:r>
        <w:t xml:space="preserve">regional </w:t>
      </w:r>
      <w:proofErr w:type="gramStart"/>
      <w:r>
        <w:rPr>
          <w:spacing w:val="-4"/>
        </w:rPr>
        <w:t>SOP</w:t>
      </w:r>
      <w:proofErr w:type="gramEnd"/>
    </w:p>
    <w:p w14:paraId="0746BCA5" w14:textId="77777777" w:rsidR="009E7195" w:rsidRDefault="00A367DA">
      <w:pPr>
        <w:pStyle w:val="ListParagraph"/>
        <w:numPr>
          <w:ilvl w:val="0"/>
          <w:numId w:val="5"/>
        </w:numPr>
        <w:tabs>
          <w:tab w:val="left" w:pos="746"/>
        </w:tabs>
        <w:spacing w:before="180" w:line="256" w:lineRule="auto"/>
        <w:ind w:right="267"/>
      </w:pPr>
      <w:r>
        <w:t>Establish procedures that integrate current practices (</w:t>
      </w:r>
      <w:proofErr w:type="gramStart"/>
      <w:r>
        <w:t>e.g.</w:t>
      </w:r>
      <w:proofErr w:type="gramEnd"/>
      <w:r>
        <w:t xml:space="preserve"> labels that have been used for many year) into improved practices</w:t>
      </w:r>
    </w:p>
    <w:p w14:paraId="3FBFC242" w14:textId="77777777" w:rsidR="009E7195" w:rsidRDefault="009E7195">
      <w:pPr>
        <w:pStyle w:val="BodyText"/>
        <w:rPr>
          <w:sz w:val="26"/>
        </w:rPr>
      </w:pPr>
    </w:p>
    <w:p w14:paraId="3A8C4048" w14:textId="77777777" w:rsidR="009E7195" w:rsidRDefault="009E7195">
      <w:pPr>
        <w:pStyle w:val="BodyText"/>
        <w:spacing w:before="2"/>
        <w:rPr>
          <w:sz w:val="24"/>
        </w:rPr>
      </w:pPr>
    </w:p>
    <w:p w14:paraId="318AEFFC" w14:textId="77777777" w:rsidR="009E7195" w:rsidRDefault="00A367DA">
      <w:pPr>
        <w:pStyle w:val="Heading1"/>
        <w:numPr>
          <w:ilvl w:val="1"/>
          <w:numId w:val="10"/>
        </w:numPr>
        <w:tabs>
          <w:tab w:val="left" w:pos="681"/>
          <w:tab w:val="left" w:pos="682"/>
        </w:tabs>
      </w:pPr>
      <w:bookmarkStart w:id="93" w:name="Digital_imaging_of_ageing_structures"/>
      <w:bookmarkStart w:id="94" w:name="_bookmark17"/>
      <w:bookmarkEnd w:id="93"/>
      <w:bookmarkEnd w:id="94"/>
      <w:r>
        <w:t>Digital</w:t>
      </w:r>
      <w:r>
        <w:rPr>
          <w:spacing w:val="-9"/>
        </w:rPr>
        <w:t xml:space="preserve"> </w:t>
      </w:r>
      <w:r>
        <w:t>imaging</w:t>
      </w:r>
      <w:r>
        <w:rPr>
          <w:spacing w:val="-8"/>
        </w:rPr>
        <w:t xml:space="preserve"> </w:t>
      </w:r>
      <w:r>
        <w:t>of</w:t>
      </w:r>
      <w:r>
        <w:rPr>
          <w:spacing w:val="-8"/>
        </w:rPr>
        <w:t xml:space="preserve"> </w:t>
      </w:r>
      <w:r>
        <w:t>ageing</w:t>
      </w:r>
      <w:r>
        <w:rPr>
          <w:spacing w:val="-8"/>
        </w:rPr>
        <w:t xml:space="preserve"> </w:t>
      </w:r>
      <w:r>
        <w:rPr>
          <w:spacing w:val="-2"/>
        </w:rPr>
        <w:t>structures</w:t>
      </w:r>
    </w:p>
    <w:p w14:paraId="3A256A9E" w14:textId="77777777" w:rsidR="009E7195" w:rsidRDefault="009E7195">
      <w:pPr>
        <w:pStyle w:val="BodyText"/>
        <w:spacing w:before="4"/>
        <w:rPr>
          <w:b/>
          <w:sz w:val="34"/>
        </w:rPr>
      </w:pPr>
    </w:p>
    <w:p w14:paraId="48780198" w14:textId="7497B0EA" w:rsidR="009E7195" w:rsidRDefault="00A367DA">
      <w:pPr>
        <w:pStyle w:val="ListParagraph"/>
        <w:numPr>
          <w:ilvl w:val="0"/>
          <w:numId w:val="4"/>
        </w:numPr>
        <w:tabs>
          <w:tab w:val="left" w:pos="746"/>
        </w:tabs>
        <w:spacing w:line="256" w:lineRule="auto"/>
        <w:ind w:right="339"/>
      </w:pPr>
      <w:r>
        <w:t xml:space="preserve">Ensure that a </w:t>
      </w:r>
      <w:ins w:id="95" w:author="Julie Olivia Davies" w:date="2023-02-22T12:58:00Z">
        <w:r w:rsidR="00F333A9">
          <w:t xml:space="preserve">correctly calibrated </w:t>
        </w:r>
      </w:ins>
      <w:r>
        <w:t xml:space="preserve">scale bar is present in the image so that the image scale in pixels per mm can be </w:t>
      </w:r>
      <w:proofErr w:type="gramStart"/>
      <w:r>
        <w:t>determined</w:t>
      </w:r>
      <w:proofErr w:type="gramEnd"/>
    </w:p>
    <w:p w14:paraId="3EE20806" w14:textId="4D377734" w:rsidR="009E7195" w:rsidRDefault="00A367DA">
      <w:pPr>
        <w:pStyle w:val="ListParagraph"/>
        <w:numPr>
          <w:ilvl w:val="0"/>
          <w:numId w:val="4"/>
        </w:numPr>
        <w:tabs>
          <w:tab w:val="left" w:pos="739"/>
        </w:tabs>
        <w:spacing w:before="180" w:line="256" w:lineRule="auto"/>
        <w:ind w:right="758"/>
      </w:pPr>
      <w:r>
        <w:t xml:space="preserve">The file naming convention to use when taking images of ageing structures should uniquely identify each ageing structure, a recommended nomenclature would be as </w:t>
      </w:r>
      <w:r>
        <w:rPr>
          <w:spacing w:val="-2"/>
        </w:rPr>
        <w:t>follows:</w:t>
      </w:r>
      <w:ins w:id="96" w:author="Julie Olivia Davies" w:date="2023-02-22T12:59:00Z">
        <w:r w:rsidR="00F333A9">
          <w:rPr>
            <w:spacing w:val="-2"/>
          </w:rPr>
          <w:t xml:space="preserve"> individual </w:t>
        </w:r>
        <w:proofErr w:type="spellStart"/>
        <w:r w:rsidR="00F333A9">
          <w:rPr>
            <w:spacing w:val="-2"/>
          </w:rPr>
          <w:t>ID_species</w:t>
        </w:r>
      </w:ins>
      <w:ins w:id="97" w:author="Julie Olivia Davies" w:date="2023-02-22T13:00:00Z">
        <w:r w:rsidR="00F333A9">
          <w:rPr>
            <w:spacing w:val="-2"/>
          </w:rPr>
          <w:t>name</w:t>
        </w:r>
      </w:ins>
      <w:ins w:id="98" w:author="Julie Olivia Davies" w:date="2023-02-22T12:59:00Z">
        <w:r w:rsidR="00F333A9">
          <w:rPr>
            <w:spacing w:val="-2"/>
          </w:rPr>
          <w:t>_p</w:t>
        </w:r>
      </w:ins>
      <w:ins w:id="99" w:author="Julie Olivia Davies" w:date="2023-02-22T13:00:00Z">
        <w:r w:rsidR="00F333A9">
          <w:rPr>
            <w:spacing w:val="-2"/>
          </w:rPr>
          <w:t>reparation</w:t>
        </w:r>
        <w:proofErr w:type="spellEnd"/>
        <w:r w:rsidR="00F333A9">
          <w:rPr>
            <w:spacing w:val="-2"/>
          </w:rPr>
          <w:t xml:space="preserve"> </w:t>
        </w:r>
        <w:proofErr w:type="gramStart"/>
        <w:r w:rsidR="00F333A9">
          <w:rPr>
            <w:spacing w:val="-2"/>
          </w:rPr>
          <w:t>method</w:t>
        </w:r>
      </w:ins>
      <w:proofErr w:type="gramEnd"/>
    </w:p>
    <w:p w14:paraId="005AA5ED" w14:textId="77777777" w:rsidR="009E7195" w:rsidRDefault="00A367DA">
      <w:pPr>
        <w:pStyle w:val="ListParagraph"/>
        <w:numPr>
          <w:ilvl w:val="0"/>
          <w:numId w:val="4"/>
        </w:numPr>
        <w:tabs>
          <w:tab w:val="left" w:pos="736"/>
        </w:tabs>
        <w:spacing w:before="180"/>
        <w:ind w:left="735" w:hanging="290"/>
      </w:pPr>
      <w:r>
        <w:t>When</w:t>
      </w:r>
      <w:r>
        <w:rPr>
          <w:spacing w:val="-8"/>
        </w:rPr>
        <w:t xml:space="preserve"> </w:t>
      </w:r>
      <w:r>
        <w:t>practical,</w:t>
      </w:r>
      <w:r>
        <w:rPr>
          <w:spacing w:val="-7"/>
        </w:rPr>
        <w:t xml:space="preserve"> </w:t>
      </w:r>
      <w:r>
        <w:t>promote</w:t>
      </w:r>
      <w:r>
        <w:rPr>
          <w:spacing w:val="-7"/>
        </w:rPr>
        <w:t xml:space="preserve"> </w:t>
      </w:r>
      <w:r>
        <w:t>the</w:t>
      </w:r>
      <w:r>
        <w:rPr>
          <w:spacing w:val="-7"/>
        </w:rPr>
        <w:t xml:space="preserve"> </w:t>
      </w:r>
      <w:r>
        <w:t>capture</w:t>
      </w:r>
      <w:r>
        <w:rPr>
          <w:spacing w:val="-7"/>
        </w:rPr>
        <w:t xml:space="preserve"> </w:t>
      </w:r>
      <w:r>
        <w:t>of</w:t>
      </w:r>
      <w:r>
        <w:rPr>
          <w:spacing w:val="-7"/>
        </w:rPr>
        <w:t xml:space="preserve"> </w:t>
      </w:r>
      <w:r>
        <w:t>digital</w:t>
      </w:r>
      <w:r>
        <w:rPr>
          <w:spacing w:val="-7"/>
        </w:rPr>
        <w:t xml:space="preserve"> </w:t>
      </w:r>
      <w:r>
        <w:t>images</w:t>
      </w:r>
      <w:r>
        <w:rPr>
          <w:spacing w:val="-7"/>
        </w:rPr>
        <w:t xml:space="preserve"> </w:t>
      </w:r>
      <w:r>
        <w:t>of</w:t>
      </w:r>
      <w:r>
        <w:rPr>
          <w:spacing w:val="-7"/>
        </w:rPr>
        <w:t xml:space="preserve"> </w:t>
      </w:r>
      <w:r>
        <w:t>ageing</w:t>
      </w:r>
      <w:r>
        <w:rPr>
          <w:spacing w:val="-7"/>
        </w:rPr>
        <w:t xml:space="preserve"> </w:t>
      </w:r>
      <w:proofErr w:type="gramStart"/>
      <w:r>
        <w:rPr>
          <w:spacing w:val="-2"/>
        </w:rPr>
        <w:t>structures</w:t>
      </w:r>
      <w:proofErr w:type="gramEnd"/>
    </w:p>
    <w:p w14:paraId="309C1D1C" w14:textId="2830856A" w:rsidR="009E7195" w:rsidRDefault="00A367DA">
      <w:pPr>
        <w:pStyle w:val="ListParagraph"/>
        <w:numPr>
          <w:ilvl w:val="0"/>
          <w:numId w:val="4"/>
        </w:numPr>
        <w:tabs>
          <w:tab w:val="left" w:pos="746"/>
        </w:tabs>
        <w:spacing w:before="198" w:line="256" w:lineRule="auto"/>
        <w:ind w:left="737" w:right="643" w:hanging="292"/>
      </w:pPr>
      <w:r>
        <w:t>Digital ima</w:t>
      </w:r>
      <w:r>
        <w:t xml:space="preserve">ges </w:t>
      </w:r>
      <w:ins w:id="100" w:author="Julie Olivia Davies" w:date="2023-02-22T13:00:00Z">
        <w:r w:rsidR="00F333A9">
          <w:t xml:space="preserve">(.jpg format) </w:t>
        </w:r>
      </w:ins>
      <w:r>
        <w:t xml:space="preserve">of ageing structures should be stored in enterprise-level infrastructure where proper backups are in </w:t>
      </w:r>
      <w:proofErr w:type="gramStart"/>
      <w:r>
        <w:t>place</w:t>
      </w:r>
      <w:proofErr w:type="gramEnd"/>
    </w:p>
    <w:p w14:paraId="701594DC" w14:textId="77777777" w:rsidR="009E7195" w:rsidRDefault="00A367DA">
      <w:pPr>
        <w:pStyle w:val="ListParagraph"/>
        <w:numPr>
          <w:ilvl w:val="0"/>
          <w:numId w:val="4"/>
        </w:numPr>
        <w:tabs>
          <w:tab w:val="left" w:pos="739"/>
        </w:tabs>
        <w:spacing w:before="180" w:line="256" w:lineRule="auto"/>
        <w:ind w:right="166"/>
      </w:pPr>
      <w:r>
        <w:t>A DFO-led app to store and retrieve digital images of ageing structures should be implemented to facilitate the management of these images and to</w:t>
      </w:r>
      <w:r>
        <w:t xml:space="preserve"> provide integration with the SmartDots </w:t>
      </w:r>
      <w:proofErr w:type="gramStart"/>
      <w:r>
        <w:t>software</w:t>
      </w:r>
      <w:proofErr w:type="gramEnd"/>
    </w:p>
    <w:p w14:paraId="06FCB469" w14:textId="77777777" w:rsidR="009E7195" w:rsidRDefault="009E7195">
      <w:pPr>
        <w:pStyle w:val="BodyText"/>
        <w:rPr>
          <w:sz w:val="26"/>
        </w:rPr>
      </w:pPr>
    </w:p>
    <w:p w14:paraId="27A1D69F" w14:textId="77777777" w:rsidR="009E7195" w:rsidRDefault="009E7195">
      <w:pPr>
        <w:pStyle w:val="BodyText"/>
        <w:spacing w:before="2"/>
        <w:rPr>
          <w:sz w:val="24"/>
        </w:rPr>
      </w:pPr>
    </w:p>
    <w:p w14:paraId="06B34744" w14:textId="77777777" w:rsidR="009E7195" w:rsidRDefault="00A367DA">
      <w:pPr>
        <w:pStyle w:val="Heading1"/>
        <w:numPr>
          <w:ilvl w:val="1"/>
          <w:numId w:val="10"/>
        </w:numPr>
        <w:tabs>
          <w:tab w:val="left" w:pos="681"/>
          <w:tab w:val="left" w:pos="682"/>
        </w:tabs>
      </w:pPr>
      <w:bookmarkStart w:id="101" w:name="Analysis_of_age_estimates"/>
      <w:bookmarkStart w:id="102" w:name="_bookmark18"/>
      <w:bookmarkEnd w:id="101"/>
      <w:bookmarkEnd w:id="102"/>
      <w:r>
        <w:t>Analysis</w:t>
      </w:r>
      <w:r>
        <w:rPr>
          <w:spacing w:val="-8"/>
        </w:rPr>
        <w:t xml:space="preserve"> </w:t>
      </w:r>
      <w:r>
        <w:t>of</w:t>
      </w:r>
      <w:r>
        <w:rPr>
          <w:spacing w:val="-8"/>
        </w:rPr>
        <w:t xml:space="preserve"> </w:t>
      </w:r>
      <w:r>
        <w:t>age</w:t>
      </w:r>
      <w:r>
        <w:rPr>
          <w:spacing w:val="-7"/>
        </w:rPr>
        <w:t xml:space="preserve"> </w:t>
      </w:r>
      <w:r>
        <w:rPr>
          <w:spacing w:val="-2"/>
        </w:rPr>
        <w:t>estimates</w:t>
      </w:r>
    </w:p>
    <w:p w14:paraId="26C1A358" w14:textId="77777777" w:rsidR="009E7195" w:rsidRDefault="009E7195">
      <w:pPr>
        <w:pStyle w:val="BodyText"/>
        <w:spacing w:before="4"/>
        <w:rPr>
          <w:b/>
          <w:sz w:val="34"/>
        </w:rPr>
      </w:pPr>
    </w:p>
    <w:p w14:paraId="6DA41DD0" w14:textId="778C4E4F" w:rsidR="009E7195" w:rsidRDefault="002D358B">
      <w:pPr>
        <w:pStyle w:val="ListParagraph"/>
        <w:numPr>
          <w:ilvl w:val="0"/>
          <w:numId w:val="3"/>
        </w:numPr>
        <w:tabs>
          <w:tab w:val="left" w:pos="739"/>
        </w:tabs>
        <w:spacing w:line="256" w:lineRule="auto"/>
        <w:ind w:right="1070" w:hanging="300"/>
      </w:pPr>
      <w:ins w:id="103" w:author="Julie Olivia Davies" w:date="2023-02-22T13:11:00Z">
        <w:r>
          <w:t xml:space="preserve">When </w:t>
        </w:r>
        <w:r>
          <w:t>comput</w:t>
        </w:r>
        <w:r>
          <w:t>ing</w:t>
        </w:r>
        <w:r>
          <w:t xml:space="preserve"> catch-at-age matrices</w:t>
        </w:r>
        <w:r>
          <w:t xml:space="preserve">, </w:t>
        </w:r>
      </w:ins>
      <w:del w:id="104" w:author="Julie Olivia Davies" w:date="2023-02-22T13:11:00Z">
        <w:r w:rsidR="00A367DA" w:rsidDel="002D358B">
          <w:delText>T</w:delText>
        </w:r>
      </w:del>
      <w:ins w:id="105" w:author="Julie Olivia Davies" w:date="2023-02-22T13:11:00Z">
        <w:r>
          <w:t>t</w:t>
        </w:r>
      </w:ins>
      <w:r w:rsidR="00A367DA">
        <w:t>he sampling design used in the collection of data should be accounted for</w:t>
      </w:r>
      <w:ins w:id="106" w:author="Julie Olivia Davies" w:date="2023-02-22T13:11:00Z">
        <w:r>
          <w:t>.</w:t>
        </w:r>
      </w:ins>
      <w:del w:id="107" w:author="Julie Olivia Davies" w:date="2023-02-22T13:11:00Z">
        <w:r w:rsidR="00A367DA" w:rsidDel="002D358B">
          <w:delText xml:space="preserve"> in all subsequent analyses of age estimates</w:delText>
        </w:r>
      </w:del>
    </w:p>
    <w:p w14:paraId="4C18B344" w14:textId="77777777" w:rsidR="009E7195" w:rsidRDefault="00A367DA">
      <w:pPr>
        <w:pStyle w:val="ListParagraph"/>
        <w:numPr>
          <w:ilvl w:val="0"/>
          <w:numId w:val="3"/>
        </w:numPr>
        <w:tabs>
          <w:tab w:val="left" w:pos="739"/>
        </w:tabs>
        <w:spacing w:before="180" w:line="256" w:lineRule="auto"/>
        <w:ind w:right="550" w:hanging="300"/>
      </w:pPr>
      <w:r>
        <w:t>Analyses that compute catch-at-age matrices from length sam</w:t>
      </w:r>
      <w:r>
        <w:t xml:space="preserve">ples and age estimates should strive to be fully documented and </w:t>
      </w:r>
      <w:proofErr w:type="gramStart"/>
      <w:r>
        <w:t>reproducible</w:t>
      </w:r>
      <w:proofErr w:type="gramEnd"/>
    </w:p>
    <w:p w14:paraId="6AA21789" w14:textId="77777777" w:rsidR="009E7195" w:rsidRDefault="00A367DA">
      <w:pPr>
        <w:pStyle w:val="ListParagraph"/>
        <w:numPr>
          <w:ilvl w:val="0"/>
          <w:numId w:val="3"/>
        </w:numPr>
        <w:tabs>
          <w:tab w:val="left" w:pos="746"/>
        </w:tabs>
        <w:spacing w:before="180"/>
        <w:ind w:hanging="300"/>
      </w:pPr>
      <w:r>
        <w:t>Contemporary</w:t>
      </w:r>
      <w:r>
        <w:rPr>
          <w:spacing w:val="-8"/>
        </w:rPr>
        <w:t xml:space="preserve"> </w:t>
      </w:r>
      <w:r>
        <w:t>procedures</w:t>
      </w:r>
      <w:r>
        <w:rPr>
          <w:spacing w:val="-7"/>
        </w:rPr>
        <w:t xml:space="preserve"> </w:t>
      </w:r>
      <w:r>
        <w:t>that</w:t>
      </w:r>
      <w:r>
        <w:rPr>
          <w:spacing w:val="-7"/>
        </w:rPr>
        <w:t xml:space="preserve"> </w:t>
      </w:r>
      <w:r>
        <w:t>reduce</w:t>
      </w:r>
      <w:r>
        <w:rPr>
          <w:spacing w:val="-7"/>
        </w:rPr>
        <w:t xml:space="preserve"> </w:t>
      </w:r>
      <w:r>
        <w:t>bias</w:t>
      </w:r>
      <w:r>
        <w:rPr>
          <w:spacing w:val="-7"/>
        </w:rPr>
        <w:t xml:space="preserve"> </w:t>
      </w:r>
      <w:r>
        <w:t>in</w:t>
      </w:r>
      <w:r>
        <w:rPr>
          <w:spacing w:val="-7"/>
        </w:rPr>
        <w:t xml:space="preserve"> </w:t>
      </w:r>
      <w:r>
        <w:t>age</w:t>
      </w:r>
      <w:r>
        <w:rPr>
          <w:spacing w:val="-7"/>
        </w:rPr>
        <w:t xml:space="preserve"> </w:t>
      </w:r>
      <w:r>
        <w:t>structure</w:t>
      </w:r>
      <w:r>
        <w:rPr>
          <w:spacing w:val="-7"/>
        </w:rPr>
        <w:t xml:space="preserve"> </w:t>
      </w:r>
      <w:r>
        <w:t>estimates</w:t>
      </w:r>
      <w:r>
        <w:rPr>
          <w:spacing w:val="-7"/>
        </w:rPr>
        <w:t xml:space="preserve"> </w:t>
      </w:r>
      <w:r>
        <w:t>should</w:t>
      </w:r>
      <w:r>
        <w:rPr>
          <w:spacing w:val="-7"/>
        </w:rPr>
        <w:t xml:space="preserve"> </w:t>
      </w:r>
      <w:r>
        <w:t>be</w:t>
      </w:r>
      <w:r>
        <w:rPr>
          <w:spacing w:val="-7"/>
        </w:rPr>
        <w:t xml:space="preserve"> </w:t>
      </w:r>
      <w:proofErr w:type="gramStart"/>
      <w:r>
        <w:rPr>
          <w:spacing w:val="-4"/>
        </w:rPr>
        <w:t>used</w:t>
      </w:r>
      <w:proofErr w:type="gramEnd"/>
    </w:p>
    <w:p w14:paraId="676DC8D2" w14:textId="77777777" w:rsidR="009E7195" w:rsidRDefault="00A367DA">
      <w:pPr>
        <w:pStyle w:val="ListParagraph"/>
        <w:numPr>
          <w:ilvl w:val="0"/>
          <w:numId w:val="3"/>
        </w:numPr>
        <w:tabs>
          <w:tab w:val="left" w:pos="739"/>
        </w:tabs>
        <w:spacing w:before="198" w:line="256" w:lineRule="auto"/>
        <w:ind w:right="896" w:hanging="300"/>
      </w:pPr>
      <w:r>
        <w:t xml:space="preserve">Assessment methods would ideally incorporate ageing errors into the assessment </w:t>
      </w:r>
      <w:proofErr w:type="gramStart"/>
      <w:r>
        <w:rPr>
          <w:spacing w:val="-2"/>
        </w:rPr>
        <w:t>framework</w:t>
      </w:r>
      <w:proofErr w:type="gramEnd"/>
    </w:p>
    <w:p w14:paraId="79BE0943" w14:textId="77777777" w:rsidR="009E7195" w:rsidRDefault="009E7195">
      <w:pPr>
        <w:spacing w:line="256" w:lineRule="auto"/>
        <w:sectPr w:rsidR="009E7195">
          <w:pgSz w:w="12240" w:h="15840"/>
          <w:pgMar w:top="1400" w:right="1280" w:bottom="1060" w:left="1280" w:header="0" w:footer="870" w:gutter="0"/>
          <w:cols w:space="720"/>
        </w:sectPr>
      </w:pPr>
    </w:p>
    <w:p w14:paraId="0A763B8A" w14:textId="77777777" w:rsidR="009E7195" w:rsidRDefault="00A367DA">
      <w:pPr>
        <w:pStyle w:val="Heading1"/>
        <w:numPr>
          <w:ilvl w:val="1"/>
          <w:numId w:val="10"/>
        </w:numPr>
        <w:tabs>
          <w:tab w:val="left" w:pos="681"/>
          <w:tab w:val="left" w:pos="682"/>
        </w:tabs>
        <w:spacing w:before="72"/>
      </w:pPr>
      <w:bookmarkStart w:id="108" w:name="Preparing_for_changes_associated_with_a_"/>
      <w:bookmarkStart w:id="109" w:name="_bookmark19"/>
      <w:bookmarkEnd w:id="108"/>
      <w:bookmarkEnd w:id="109"/>
      <w:r>
        <w:t>Preparing</w:t>
      </w:r>
      <w:r>
        <w:rPr>
          <w:spacing w:val="-9"/>
        </w:rPr>
        <w:t xml:space="preserve"> </w:t>
      </w:r>
      <w:r>
        <w:t>for</w:t>
      </w:r>
      <w:r>
        <w:rPr>
          <w:spacing w:val="-9"/>
        </w:rPr>
        <w:t xml:space="preserve"> </w:t>
      </w:r>
      <w:r>
        <w:t>changes</w:t>
      </w:r>
      <w:r>
        <w:rPr>
          <w:spacing w:val="-9"/>
        </w:rPr>
        <w:t xml:space="preserve"> </w:t>
      </w:r>
      <w:r>
        <w:t>associated</w:t>
      </w:r>
      <w:r>
        <w:rPr>
          <w:spacing w:val="-8"/>
        </w:rPr>
        <w:t xml:space="preserve"> </w:t>
      </w:r>
      <w:r>
        <w:t>with</w:t>
      </w:r>
      <w:r>
        <w:rPr>
          <w:spacing w:val="-9"/>
        </w:rPr>
        <w:t xml:space="preserve"> </w:t>
      </w:r>
      <w:r>
        <w:t>a</w:t>
      </w:r>
      <w:r>
        <w:rPr>
          <w:spacing w:val="-9"/>
        </w:rPr>
        <w:t xml:space="preserve"> </w:t>
      </w:r>
      <w:r>
        <w:t>warming</w:t>
      </w:r>
      <w:r>
        <w:rPr>
          <w:spacing w:val="-9"/>
        </w:rPr>
        <w:t xml:space="preserve"> </w:t>
      </w:r>
      <w:proofErr w:type="gramStart"/>
      <w:r>
        <w:rPr>
          <w:spacing w:val="-2"/>
        </w:rPr>
        <w:t>climate</w:t>
      </w:r>
      <w:proofErr w:type="gramEnd"/>
    </w:p>
    <w:p w14:paraId="74D6DBB2" w14:textId="77777777" w:rsidR="009E7195" w:rsidRDefault="009E7195">
      <w:pPr>
        <w:pStyle w:val="BodyText"/>
        <w:spacing w:before="4"/>
        <w:rPr>
          <w:b/>
          <w:sz w:val="34"/>
        </w:rPr>
      </w:pPr>
    </w:p>
    <w:p w14:paraId="016269B0" w14:textId="164AD120" w:rsidR="002D358B" w:rsidRDefault="002D358B" w:rsidP="002D358B">
      <w:pPr>
        <w:pStyle w:val="ListParagraph"/>
        <w:numPr>
          <w:ilvl w:val="0"/>
          <w:numId w:val="2"/>
        </w:numPr>
        <w:tabs>
          <w:tab w:val="left" w:pos="746"/>
        </w:tabs>
        <w:spacing w:before="197"/>
        <w:rPr>
          <w:moveTo w:id="110" w:author="Julie Olivia Davies" w:date="2023-02-22T13:14:00Z"/>
        </w:rPr>
      </w:pPr>
      <w:moveToRangeStart w:id="111" w:author="Julie Olivia Davies" w:date="2023-02-22T13:14:00Z" w:name="move127964097"/>
      <w:moveTo w:id="112" w:author="Julie Olivia Davies" w:date="2023-02-22T13:14:00Z">
        <w:r>
          <w:t>Rate</w:t>
        </w:r>
      </w:moveTo>
      <w:ins w:id="113" w:author="Julie Olivia Davies" w:date="2023-02-22T13:15:00Z">
        <w:r>
          <w:t>s</w:t>
        </w:r>
      </w:ins>
      <w:moveTo w:id="114" w:author="Julie Olivia Davies" w:date="2023-02-22T13:14:00Z">
        <w:r>
          <w:rPr>
            <w:spacing w:val="-7"/>
          </w:rPr>
          <w:t xml:space="preserve"> </w:t>
        </w:r>
        <w:r>
          <w:t>of</w:t>
        </w:r>
        <w:r>
          <w:rPr>
            <w:spacing w:val="-7"/>
          </w:rPr>
          <w:t xml:space="preserve"> </w:t>
        </w:r>
        <w:r>
          <w:t>growth</w:t>
        </w:r>
        <w:del w:id="115" w:author="Julie Olivia Davies" w:date="2023-02-22T13:15:00Z">
          <w:r w:rsidDel="002D358B">
            <w:delText>s</w:delText>
          </w:r>
        </w:del>
        <w:r>
          <w:rPr>
            <w:spacing w:val="-6"/>
          </w:rPr>
          <w:t xml:space="preserve"> </w:t>
        </w:r>
        <w:r>
          <w:t>are</w:t>
        </w:r>
        <w:r>
          <w:rPr>
            <w:spacing w:val="-7"/>
          </w:rPr>
          <w:t xml:space="preserve"> </w:t>
        </w:r>
        <w:r>
          <w:t>likely</w:t>
        </w:r>
        <w:r>
          <w:rPr>
            <w:spacing w:val="-7"/>
          </w:rPr>
          <w:t xml:space="preserve"> </w:t>
        </w:r>
        <w:r>
          <w:t>to</w:t>
        </w:r>
        <w:r>
          <w:rPr>
            <w:spacing w:val="-6"/>
          </w:rPr>
          <w:t xml:space="preserve"> </w:t>
        </w:r>
        <w:r>
          <w:t>change,</w:t>
        </w:r>
        <w:r>
          <w:rPr>
            <w:spacing w:val="-7"/>
          </w:rPr>
          <w:t xml:space="preserve"> </w:t>
        </w:r>
        <w:r>
          <w:t>so</w:t>
        </w:r>
        <w:r>
          <w:rPr>
            <w:spacing w:val="-6"/>
          </w:rPr>
          <w:t xml:space="preserve"> </w:t>
        </w:r>
        <w:r>
          <w:t>are</w:t>
        </w:r>
        <w:r>
          <w:rPr>
            <w:spacing w:val="-7"/>
          </w:rPr>
          <w:t xml:space="preserve"> </w:t>
        </w:r>
        <w:r>
          <w:t>the</w:t>
        </w:r>
        <w:r>
          <w:rPr>
            <w:spacing w:val="-7"/>
          </w:rPr>
          <w:t xml:space="preserve"> </w:t>
        </w:r>
        <w:r>
          <w:t>patterns</w:t>
        </w:r>
        <w:r>
          <w:rPr>
            <w:spacing w:val="-6"/>
          </w:rPr>
          <w:t xml:space="preserve"> </w:t>
        </w:r>
        <w:r>
          <w:t>associated</w:t>
        </w:r>
        <w:r>
          <w:rPr>
            <w:spacing w:val="-7"/>
          </w:rPr>
          <w:t xml:space="preserve"> </w:t>
        </w:r>
        <w:r>
          <w:t>with</w:t>
        </w:r>
        <w:r>
          <w:rPr>
            <w:spacing w:val="-6"/>
          </w:rPr>
          <w:t xml:space="preserve"> </w:t>
        </w:r>
        <w:r>
          <w:t>age</w:t>
        </w:r>
        <w:r>
          <w:rPr>
            <w:spacing w:val="-7"/>
          </w:rPr>
          <w:t xml:space="preserve"> </w:t>
        </w:r>
        <w:proofErr w:type="gramStart"/>
        <w:r>
          <w:rPr>
            <w:spacing w:val="-2"/>
          </w:rPr>
          <w:t>estimation</w:t>
        </w:r>
        <w:proofErr w:type="gramEnd"/>
      </w:moveTo>
    </w:p>
    <w:moveToRangeEnd w:id="111"/>
    <w:p w14:paraId="71B72F33" w14:textId="12CED2B2" w:rsidR="009E7195" w:rsidRDefault="00A367DA">
      <w:pPr>
        <w:pStyle w:val="ListParagraph"/>
        <w:numPr>
          <w:ilvl w:val="0"/>
          <w:numId w:val="2"/>
        </w:numPr>
        <w:tabs>
          <w:tab w:val="left" w:pos="746"/>
        </w:tabs>
        <w:spacing w:before="1"/>
      </w:pPr>
      <w:r>
        <w:t>Regularly</w:t>
      </w:r>
      <w:r>
        <w:rPr>
          <w:spacing w:val="-9"/>
        </w:rPr>
        <w:t xml:space="preserve"> </w:t>
      </w:r>
      <w:r>
        <w:t>revisit</w:t>
      </w:r>
      <w:r>
        <w:rPr>
          <w:spacing w:val="-9"/>
        </w:rPr>
        <w:t xml:space="preserve"> </w:t>
      </w:r>
      <w:r>
        <w:t>the</w:t>
      </w:r>
      <w:r>
        <w:rPr>
          <w:spacing w:val="-8"/>
        </w:rPr>
        <w:t xml:space="preserve"> </w:t>
      </w:r>
      <w:r>
        <w:t>pattern</w:t>
      </w:r>
      <w:r>
        <w:rPr>
          <w:spacing w:val="-9"/>
        </w:rPr>
        <w:t xml:space="preserve"> </w:t>
      </w:r>
      <w:ins w:id="116" w:author="Julie Olivia Davies" w:date="2023-02-22T13:12:00Z">
        <w:r w:rsidR="002D358B">
          <w:rPr>
            <w:spacing w:val="-9"/>
          </w:rPr>
          <w:t xml:space="preserve">in the growth structures </w:t>
        </w:r>
      </w:ins>
      <w:del w:id="117" w:author="Julie Olivia Davies" w:date="2023-02-22T13:12:00Z">
        <w:r w:rsidDel="002D358B">
          <w:delText>recognition</w:delText>
        </w:r>
      </w:del>
      <w:r>
        <w:rPr>
          <w:spacing w:val="-8"/>
        </w:rPr>
        <w:t xml:space="preserve"> </w:t>
      </w:r>
      <w:r>
        <w:t>used</w:t>
      </w:r>
      <w:r>
        <w:rPr>
          <w:spacing w:val="-9"/>
        </w:rPr>
        <w:t xml:space="preserve"> </w:t>
      </w:r>
      <w:r>
        <w:t>for</w:t>
      </w:r>
      <w:r>
        <w:rPr>
          <w:spacing w:val="-8"/>
        </w:rPr>
        <w:t xml:space="preserve"> </w:t>
      </w:r>
      <w:r>
        <w:t>estimating</w:t>
      </w:r>
      <w:r>
        <w:rPr>
          <w:spacing w:val="-9"/>
        </w:rPr>
        <w:t xml:space="preserve"> </w:t>
      </w:r>
      <w:r>
        <w:rPr>
          <w:spacing w:val="-4"/>
        </w:rPr>
        <w:t>ages</w:t>
      </w:r>
      <w:ins w:id="118" w:author="Julie Olivia Davies" w:date="2023-02-22T13:13:00Z">
        <w:r w:rsidR="002D358B">
          <w:rPr>
            <w:spacing w:val="-4"/>
          </w:rPr>
          <w:t xml:space="preserve"> to identify periods of weaker or stronger growth</w:t>
        </w:r>
      </w:ins>
      <w:ins w:id="119" w:author="Julie Olivia Davies" w:date="2023-02-22T13:14:00Z">
        <w:r w:rsidR="002D358B">
          <w:rPr>
            <w:spacing w:val="-4"/>
          </w:rPr>
          <w:t xml:space="preserve"> and/or changes in the timing of annuli formation</w:t>
        </w:r>
      </w:ins>
      <w:ins w:id="120" w:author="Julie Olivia Davies" w:date="2023-02-22T13:16:00Z">
        <w:r w:rsidR="002D358B">
          <w:rPr>
            <w:spacing w:val="-4"/>
          </w:rPr>
          <w:t>.</w:t>
        </w:r>
      </w:ins>
    </w:p>
    <w:p w14:paraId="1B9ABB54" w14:textId="1D63312E" w:rsidR="009E7195" w:rsidDel="002D358B" w:rsidRDefault="00A367DA">
      <w:pPr>
        <w:pStyle w:val="ListParagraph"/>
        <w:numPr>
          <w:ilvl w:val="0"/>
          <w:numId w:val="2"/>
        </w:numPr>
        <w:tabs>
          <w:tab w:val="left" w:pos="746"/>
        </w:tabs>
        <w:spacing w:before="197"/>
        <w:rPr>
          <w:moveFrom w:id="121" w:author="Julie Olivia Davies" w:date="2023-02-22T13:14:00Z"/>
        </w:rPr>
      </w:pPr>
      <w:moveFromRangeStart w:id="122" w:author="Julie Olivia Davies" w:date="2023-02-22T13:14:00Z" w:name="move127964097"/>
      <w:moveFrom w:id="123" w:author="Julie Olivia Davies" w:date="2023-02-22T13:14:00Z">
        <w:r w:rsidDel="002D358B">
          <w:t>Rate</w:t>
        </w:r>
        <w:r w:rsidDel="002D358B">
          <w:rPr>
            <w:spacing w:val="-7"/>
          </w:rPr>
          <w:t xml:space="preserve"> </w:t>
        </w:r>
        <w:r w:rsidDel="002D358B">
          <w:t>of</w:t>
        </w:r>
        <w:r w:rsidDel="002D358B">
          <w:rPr>
            <w:spacing w:val="-7"/>
          </w:rPr>
          <w:t xml:space="preserve"> </w:t>
        </w:r>
        <w:r w:rsidDel="002D358B">
          <w:t>growths</w:t>
        </w:r>
        <w:r w:rsidDel="002D358B">
          <w:rPr>
            <w:spacing w:val="-6"/>
          </w:rPr>
          <w:t xml:space="preserve"> </w:t>
        </w:r>
        <w:r w:rsidDel="002D358B">
          <w:t>are</w:t>
        </w:r>
        <w:r w:rsidDel="002D358B">
          <w:rPr>
            <w:spacing w:val="-7"/>
          </w:rPr>
          <w:t xml:space="preserve"> </w:t>
        </w:r>
        <w:r w:rsidDel="002D358B">
          <w:t>likely</w:t>
        </w:r>
        <w:r w:rsidDel="002D358B">
          <w:rPr>
            <w:spacing w:val="-7"/>
          </w:rPr>
          <w:t xml:space="preserve"> </w:t>
        </w:r>
        <w:r w:rsidDel="002D358B">
          <w:t>to</w:t>
        </w:r>
        <w:r w:rsidDel="002D358B">
          <w:rPr>
            <w:spacing w:val="-6"/>
          </w:rPr>
          <w:t xml:space="preserve"> </w:t>
        </w:r>
        <w:r w:rsidDel="002D358B">
          <w:t>change,</w:t>
        </w:r>
        <w:r w:rsidDel="002D358B">
          <w:rPr>
            <w:spacing w:val="-7"/>
          </w:rPr>
          <w:t xml:space="preserve"> </w:t>
        </w:r>
        <w:r w:rsidDel="002D358B">
          <w:t>so</w:t>
        </w:r>
        <w:r w:rsidDel="002D358B">
          <w:rPr>
            <w:spacing w:val="-6"/>
          </w:rPr>
          <w:t xml:space="preserve"> </w:t>
        </w:r>
        <w:r w:rsidDel="002D358B">
          <w:t>are</w:t>
        </w:r>
        <w:r w:rsidDel="002D358B">
          <w:rPr>
            <w:spacing w:val="-7"/>
          </w:rPr>
          <w:t xml:space="preserve"> </w:t>
        </w:r>
        <w:r w:rsidDel="002D358B">
          <w:t>the</w:t>
        </w:r>
        <w:r w:rsidDel="002D358B">
          <w:rPr>
            <w:spacing w:val="-7"/>
          </w:rPr>
          <w:t xml:space="preserve"> </w:t>
        </w:r>
        <w:r w:rsidDel="002D358B">
          <w:t>patterns</w:t>
        </w:r>
        <w:r w:rsidDel="002D358B">
          <w:rPr>
            <w:spacing w:val="-6"/>
          </w:rPr>
          <w:t xml:space="preserve"> </w:t>
        </w:r>
        <w:r w:rsidDel="002D358B">
          <w:t>associated</w:t>
        </w:r>
        <w:r w:rsidDel="002D358B">
          <w:rPr>
            <w:spacing w:val="-7"/>
          </w:rPr>
          <w:t xml:space="preserve"> </w:t>
        </w:r>
        <w:r w:rsidDel="002D358B">
          <w:t>with</w:t>
        </w:r>
        <w:r w:rsidDel="002D358B">
          <w:rPr>
            <w:spacing w:val="-6"/>
          </w:rPr>
          <w:t xml:space="preserve"> </w:t>
        </w:r>
        <w:r w:rsidDel="002D358B">
          <w:t>age</w:t>
        </w:r>
        <w:r w:rsidDel="002D358B">
          <w:rPr>
            <w:spacing w:val="-7"/>
          </w:rPr>
          <w:t xml:space="preserve"> </w:t>
        </w:r>
        <w:r w:rsidDel="002D358B">
          <w:rPr>
            <w:spacing w:val="-2"/>
          </w:rPr>
          <w:t>estimation</w:t>
        </w:r>
      </w:moveFrom>
    </w:p>
    <w:moveFromRangeEnd w:id="122"/>
    <w:p w14:paraId="1A114C7A" w14:textId="77777777" w:rsidR="009E7195" w:rsidRDefault="00A367DA">
      <w:pPr>
        <w:pStyle w:val="ListParagraph"/>
        <w:numPr>
          <w:ilvl w:val="0"/>
          <w:numId w:val="2"/>
        </w:numPr>
        <w:tabs>
          <w:tab w:val="left" w:pos="746"/>
        </w:tabs>
        <w:spacing w:before="197"/>
      </w:pPr>
      <w:r>
        <w:t>Continued</w:t>
      </w:r>
      <w:r>
        <w:rPr>
          <w:spacing w:val="-13"/>
        </w:rPr>
        <w:t xml:space="preserve"> </w:t>
      </w:r>
      <w:r>
        <w:t>inter-regional</w:t>
      </w:r>
      <w:r>
        <w:rPr>
          <w:spacing w:val="-12"/>
        </w:rPr>
        <w:t xml:space="preserve"> </w:t>
      </w:r>
      <w:r>
        <w:t>communication</w:t>
      </w:r>
      <w:r>
        <w:rPr>
          <w:spacing w:val="-13"/>
        </w:rPr>
        <w:t xml:space="preserve"> </w:t>
      </w:r>
      <w:r>
        <w:t>and</w:t>
      </w:r>
      <w:r>
        <w:rPr>
          <w:spacing w:val="-12"/>
        </w:rPr>
        <w:t xml:space="preserve"> </w:t>
      </w:r>
      <w:r>
        <w:t>events</w:t>
      </w:r>
      <w:r>
        <w:rPr>
          <w:spacing w:val="-12"/>
        </w:rPr>
        <w:t xml:space="preserve"> </w:t>
      </w:r>
      <w:r>
        <w:t>that</w:t>
      </w:r>
      <w:r>
        <w:rPr>
          <w:spacing w:val="-13"/>
        </w:rPr>
        <w:t xml:space="preserve"> </w:t>
      </w:r>
      <w:r>
        <w:t>promote</w:t>
      </w:r>
      <w:r>
        <w:rPr>
          <w:spacing w:val="-12"/>
        </w:rPr>
        <w:t xml:space="preserve"> </w:t>
      </w:r>
      <w:proofErr w:type="gramStart"/>
      <w:r>
        <w:rPr>
          <w:spacing w:val="-2"/>
        </w:rPr>
        <w:t>collaborations</w:t>
      </w:r>
      <w:proofErr w:type="gramEnd"/>
    </w:p>
    <w:p w14:paraId="24AF9853" w14:textId="77777777" w:rsidR="009E7195" w:rsidRDefault="00A367DA">
      <w:pPr>
        <w:pStyle w:val="ListParagraph"/>
        <w:numPr>
          <w:ilvl w:val="0"/>
          <w:numId w:val="2"/>
        </w:numPr>
        <w:tabs>
          <w:tab w:val="left" w:pos="746"/>
        </w:tabs>
        <w:spacing w:before="198" w:line="256" w:lineRule="auto"/>
        <w:ind w:right="159"/>
      </w:pPr>
      <w:r>
        <w:t>Northward</w:t>
      </w:r>
      <w:r>
        <w:rPr>
          <w:spacing w:val="-3"/>
        </w:rPr>
        <w:t xml:space="preserve"> </w:t>
      </w:r>
      <w:r>
        <w:t>migration</w:t>
      </w:r>
      <w:r>
        <w:rPr>
          <w:spacing w:val="-3"/>
        </w:rPr>
        <w:t xml:space="preserve"> </w:t>
      </w:r>
      <w:r>
        <w:t>of</w:t>
      </w:r>
      <w:r>
        <w:rPr>
          <w:spacing w:val="-3"/>
        </w:rPr>
        <w:t xml:space="preserve"> </w:t>
      </w:r>
      <w:r>
        <w:t>species</w:t>
      </w:r>
      <w:r>
        <w:rPr>
          <w:spacing w:val="-3"/>
        </w:rPr>
        <w:t xml:space="preserve"> </w:t>
      </w:r>
      <w:r>
        <w:t>will</w:t>
      </w:r>
      <w:r>
        <w:rPr>
          <w:spacing w:val="-3"/>
        </w:rPr>
        <w:t xml:space="preserve"> </w:t>
      </w:r>
      <w:r>
        <w:t>shift</w:t>
      </w:r>
      <w:r>
        <w:rPr>
          <w:spacing w:val="-3"/>
        </w:rPr>
        <w:t xml:space="preserve"> </w:t>
      </w:r>
      <w:r>
        <w:t>stock</w:t>
      </w:r>
      <w:r>
        <w:rPr>
          <w:spacing w:val="-3"/>
        </w:rPr>
        <w:t xml:space="preserve"> </w:t>
      </w:r>
      <w:r>
        <w:t>boundaries</w:t>
      </w:r>
      <w:r>
        <w:rPr>
          <w:spacing w:val="-3"/>
        </w:rPr>
        <w:t xml:space="preserve"> </w:t>
      </w:r>
      <w:r>
        <w:t>and</w:t>
      </w:r>
      <w:r>
        <w:rPr>
          <w:spacing w:val="-3"/>
        </w:rPr>
        <w:t xml:space="preserve"> </w:t>
      </w:r>
      <w:r>
        <w:t>change</w:t>
      </w:r>
      <w:r>
        <w:rPr>
          <w:spacing w:val="-3"/>
        </w:rPr>
        <w:t xml:space="preserve"> </w:t>
      </w:r>
      <w:r>
        <w:t>the</w:t>
      </w:r>
      <w:r>
        <w:rPr>
          <w:spacing w:val="-3"/>
        </w:rPr>
        <w:t xml:space="preserve"> </w:t>
      </w:r>
      <w:r>
        <w:t>species</w:t>
      </w:r>
      <w:r>
        <w:rPr>
          <w:spacing w:val="-3"/>
        </w:rPr>
        <w:t xml:space="preserve"> </w:t>
      </w:r>
      <w:r>
        <w:t>that</w:t>
      </w:r>
      <w:r>
        <w:rPr>
          <w:spacing w:val="-3"/>
        </w:rPr>
        <w:t xml:space="preserve"> </w:t>
      </w:r>
      <w:r>
        <w:t xml:space="preserve">will require science </w:t>
      </w:r>
      <w:proofErr w:type="gramStart"/>
      <w:r>
        <w:t>advice</w:t>
      </w:r>
      <w:proofErr w:type="gramEnd"/>
    </w:p>
    <w:p w14:paraId="7F735DDF" w14:textId="77777777" w:rsidR="009E7195" w:rsidRDefault="00A367DA">
      <w:pPr>
        <w:pStyle w:val="ListParagraph"/>
        <w:numPr>
          <w:ilvl w:val="0"/>
          <w:numId w:val="2"/>
        </w:numPr>
        <w:tabs>
          <w:tab w:val="left" w:pos="746"/>
        </w:tabs>
        <w:spacing w:before="179" w:line="256" w:lineRule="auto"/>
        <w:ind w:right="542"/>
      </w:pPr>
      <w:r>
        <w:t xml:space="preserve">Establish a process so that </w:t>
      </w:r>
      <w:commentRangeStart w:id="124"/>
      <w:r>
        <w:t xml:space="preserve">“cheat sheets” </w:t>
      </w:r>
      <w:commentRangeEnd w:id="124"/>
      <w:r w:rsidR="002D358B">
        <w:rPr>
          <w:rStyle w:val="CommentReference"/>
        </w:rPr>
        <w:commentReference w:id="124"/>
      </w:r>
      <w:r>
        <w:t xml:space="preserve">and guides used for training agers, and the associated laboratory processes for age estimation are updated </w:t>
      </w:r>
      <w:proofErr w:type="gramStart"/>
      <w:r>
        <w:t>regularly</w:t>
      </w:r>
      <w:proofErr w:type="gramEnd"/>
    </w:p>
    <w:p w14:paraId="07E53D49" w14:textId="77777777" w:rsidR="009E7195" w:rsidRDefault="009E7195">
      <w:pPr>
        <w:pStyle w:val="BodyText"/>
        <w:rPr>
          <w:sz w:val="26"/>
        </w:rPr>
      </w:pPr>
    </w:p>
    <w:p w14:paraId="006CC402" w14:textId="77777777" w:rsidR="009E7195" w:rsidRDefault="009E7195">
      <w:pPr>
        <w:pStyle w:val="BodyText"/>
        <w:spacing w:before="3"/>
        <w:rPr>
          <w:sz w:val="24"/>
        </w:rPr>
      </w:pPr>
    </w:p>
    <w:p w14:paraId="67A833D3" w14:textId="77777777" w:rsidR="009E7195" w:rsidRDefault="00A367DA">
      <w:pPr>
        <w:pStyle w:val="Heading1"/>
        <w:numPr>
          <w:ilvl w:val="1"/>
          <w:numId w:val="10"/>
        </w:numPr>
        <w:tabs>
          <w:tab w:val="left" w:pos="681"/>
          <w:tab w:val="left" w:pos="682"/>
        </w:tabs>
      </w:pPr>
      <w:bookmarkStart w:id="125" w:name="Research_and_development"/>
      <w:bookmarkStart w:id="126" w:name="_bookmark20"/>
      <w:bookmarkEnd w:id="125"/>
      <w:bookmarkEnd w:id="126"/>
      <w:r>
        <w:t>Research</w:t>
      </w:r>
      <w:r>
        <w:rPr>
          <w:spacing w:val="-12"/>
        </w:rPr>
        <w:t xml:space="preserve"> </w:t>
      </w:r>
      <w:r>
        <w:t>and</w:t>
      </w:r>
      <w:r>
        <w:rPr>
          <w:spacing w:val="-12"/>
        </w:rPr>
        <w:t xml:space="preserve"> </w:t>
      </w:r>
      <w:r>
        <w:rPr>
          <w:spacing w:val="-2"/>
        </w:rPr>
        <w:t>development</w:t>
      </w:r>
    </w:p>
    <w:p w14:paraId="3AD92136" w14:textId="77777777" w:rsidR="009E7195" w:rsidRDefault="009E7195">
      <w:pPr>
        <w:pStyle w:val="BodyText"/>
        <w:spacing w:before="4"/>
        <w:rPr>
          <w:b/>
          <w:sz w:val="34"/>
        </w:rPr>
      </w:pPr>
    </w:p>
    <w:p w14:paraId="36DBE7B7" w14:textId="77777777" w:rsidR="009E7195" w:rsidRDefault="00A367DA">
      <w:pPr>
        <w:pStyle w:val="ListParagraph"/>
        <w:numPr>
          <w:ilvl w:val="0"/>
          <w:numId w:val="1"/>
        </w:numPr>
        <w:tabs>
          <w:tab w:val="left" w:pos="746"/>
        </w:tabs>
        <w:spacing w:line="256" w:lineRule="auto"/>
        <w:ind w:right="158"/>
      </w:pPr>
      <w:r>
        <w:t xml:space="preserve">Pursue further studies in </w:t>
      </w:r>
      <w:proofErr w:type="spellStart"/>
      <w:r>
        <w:t>sclerochronology</w:t>
      </w:r>
      <w:proofErr w:type="spellEnd"/>
      <w:r>
        <w:t xml:space="preserve"> that will support the identification of changes in patterns used in estimating </w:t>
      </w:r>
      <w:proofErr w:type="gramStart"/>
      <w:r>
        <w:t>ages</w:t>
      </w:r>
      <w:proofErr w:type="gramEnd"/>
    </w:p>
    <w:p w14:paraId="2D551BD1" w14:textId="77777777" w:rsidR="009E7195" w:rsidRDefault="00A367DA">
      <w:pPr>
        <w:pStyle w:val="ListParagraph"/>
        <w:numPr>
          <w:ilvl w:val="0"/>
          <w:numId w:val="1"/>
        </w:numPr>
        <w:tabs>
          <w:tab w:val="left" w:pos="746"/>
        </w:tabs>
        <w:spacing w:before="180" w:line="256" w:lineRule="auto"/>
        <w:ind w:right="272"/>
      </w:pPr>
      <w:r>
        <w:t xml:space="preserve">Investigate the trade-offs involved between taking images and annotate them versus just estimating a single age-length </w:t>
      </w:r>
      <w:proofErr w:type="gramStart"/>
      <w:r>
        <w:t>pair</w:t>
      </w:r>
      <w:proofErr w:type="gramEnd"/>
    </w:p>
    <w:p w14:paraId="3518ED94" w14:textId="77777777" w:rsidR="009E7195" w:rsidRDefault="009E7195">
      <w:pPr>
        <w:pStyle w:val="BodyText"/>
        <w:spacing w:before="8"/>
        <w:rPr>
          <w:sz w:val="38"/>
        </w:rPr>
      </w:pPr>
    </w:p>
    <w:p w14:paraId="185F19A4" w14:textId="77777777" w:rsidR="009E7195" w:rsidRDefault="00A367DA">
      <w:pPr>
        <w:pStyle w:val="BodyText"/>
        <w:spacing w:before="1" w:line="256" w:lineRule="auto"/>
        <w:ind w:left="153" w:right="107"/>
      </w:pPr>
      <w:r>
        <w:t>Thes</w:t>
      </w:r>
      <w:r>
        <w:t xml:space="preserve">e recommendations were formulated at the workshop and further revised by all authors. They represent procedures that should be followed by all DFO personnel involved in age </w:t>
      </w:r>
      <w:r>
        <w:rPr>
          <w:spacing w:val="-2"/>
        </w:rPr>
        <w:t>estimations.</w:t>
      </w:r>
    </w:p>
    <w:p w14:paraId="13675803" w14:textId="77777777" w:rsidR="009E7195" w:rsidRDefault="009E7195">
      <w:pPr>
        <w:pStyle w:val="BodyText"/>
        <w:rPr>
          <w:sz w:val="26"/>
        </w:rPr>
      </w:pPr>
    </w:p>
    <w:p w14:paraId="7EA81DBD" w14:textId="77777777" w:rsidR="009E7195" w:rsidRDefault="009E7195">
      <w:pPr>
        <w:pStyle w:val="BodyText"/>
        <w:spacing w:before="8"/>
        <w:rPr>
          <w:sz w:val="26"/>
        </w:rPr>
      </w:pPr>
    </w:p>
    <w:p w14:paraId="1289D3C6" w14:textId="77777777" w:rsidR="009E7195" w:rsidRDefault="00A367DA">
      <w:pPr>
        <w:pStyle w:val="Heading1"/>
        <w:numPr>
          <w:ilvl w:val="0"/>
          <w:numId w:val="10"/>
        </w:numPr>
        <w:tabs>
          <w:tab w:val="left" w:pos="3987"/>
          <w:tab w:val="left" w:pos="3989"/>
        </w:tabs>
        <w:ind w:left="3988" w:hanging="341"/>
        <w:jc w:val="left"/>
      </w:pPr>
      <w:bookmarkStart w:id="127" w:name="Acknowledgements"/>
      <w:bookmarkStart w:id="128" w:name="_bookmark21"/>
      <w:bookmarkEnd w:id="127"/>
      <w:bookmarkEnd w:id="128"/>
      <w:r>
        <w:rPr>
          <w:spacing w:val="-2"/>
        </w:rPr>
        <w:t>Acknowledgements</w:t>
      </w:r>
    </w:p>
    <w:p w14:paraId="4C8E0D00" w14:textId="77777777" w:rsidR="009E7195" w:rsidRDefault="009E7195">
      <w:pPr>
        <w:pStyle w:val="BodyText"/>
        <w:rPr>
          <w:b/>
          <w:sz w:val="26"/>
        </w:rPr>
      </w:pPr>
    </w:p>
    <w:p w14:paraId="00958A14" w14:textId="77777777" w:rsidR="009E7195" w:rsidRDefault="00A367DA">
      <w:pPr>
        <w:pStyle w:val="BodyText"/>
        <w:spacing w:before="187" w:line="256" w:lineRule="auto"/>
        <w:ind w:left="152" w:right="211" w:firstLine="1"/>
      </w:pPr>
      <w:r>
        <w:t>The authors would like to acknowledge all the work</w:t>
      </w:r>
      <w:r>
        <w:t xml:space="preserve">shop participants for their attendance and their active participation in discussions. Karen Robertson and </w:t>
      </w:r>
      <w:proofErr w:type="spellStart"/>
      <w:r>
        <w:t>Joeleen</w:t>
      </w:r>
      <w:proofErr w:type="spellEnd"/>
      <w:r>
        <w:t xml:space="preserve"> </w:t>
      </w:r>
      <w:proofErr w:type="spellStart"/>
      <w:r>
        <w:t>Savoie</w:t>
      </w:r>
      <w:proofErr w:type="spellEnd"/>
      <w:r>
        <w:t xml:space="preserve"> helped with workshop </w:t>
      </w:r>
      <w:proofErr w:type="spellStart"/>
      <w:r>
        <w:t>organisation</w:t>
      </w:r>
      <w:proofErr w:type="spellEnd"/>
      <w:r>
        <w:t xml:space="preserve"> and logistics. Lisa Leblanc from the ASEC was extremely generous with her time and hospitality during</w:t>
      </w:r>
      <w:r>
        <w:t xml:space="preserve"> the workshop. We thank the Gulf Region publication coordinator Jeffery Clements for his help in handling this report submission.</w:t>
      </w:r>
    </w:p>
    <w:p w14:paraId="03DEC2EA" w14:textId="77777777" w:rsidR="009E7195" w:rsidRDefault="009E7195">
      <w:pPr>
        <w:spacing w:line="256" w:lineRule="auto"/>
        <w:sectPr w:rsidR="009E7195">
          <w:pgSz w:w="12240" w:h="15840"/>
          <w:pgMar w:top="1400" w:right="1280" w:bottom="1060" w:left="1280" w:header="0" w:footer="870" w:gutter="0"/>
          <w:cols w:space="720"/>
        </w:sectPr>
      </w:pPr>
    </w:p>
    <w:p w14:paraId="13E82D7B" w14:textId="77777777" w:rsidR="009E7195" w:rsidRDefault="00A367DA">
      <w:pPr>
        <w:pStyle w:val="Heading1"/>
        <w:numPr>
          <w:ilvl w:val="0"/>
          <w:numId w:val="10"/>
        </w:numPr>
        <w:tabs>
          <w:tab w:val="left" w:pos="4422"/>
          <w:tab w:val="left" w:pos="4423"/>
        </w:tabs>
        <w:spacing w:before="72"/>
        <w:ind w:left="4422"/>
        <w:jc w:val="left"/>
      </w:pPr>
      <w:bookmarkStart w:id="129" w:name="APPENDICES"/>
      <w:bookmarkStart w:id="130" w:name="_bookmark24"/>
      <w:bookmarkStart w:id="131" w:name="References"/>
      <w:bookmarkStart w:id="132" w:name="_bookmark22"/>
      <w:bookmarkEnd w:id="129"/>
      <w:bookmarkEnd w:id="130"/>
      <w:bookmarkEnd w:id="131"/>
      <w:bookmarkEnd w:id="132"/>
      <w:r>
        <w:rPr>
          <w:spacing w:val="-2"/>
        </w:rPr>
        <w:t>References</w:t>
      </w:r>
    </w:p>
    <w:p w14:paraId="4D257592" w14:textId="77777777" w:rsidR="009E7195" w:rsidRDefault="009E7195">
      <w:pPr>
        <w:pStyle w:val="BodyText"/>
        <w:rPr>
          <w:b/>
          <w:sz w:val="26"/>
        </w:rPr>
      </w:pPr>
    </w:p>
    <w:p w14:paraId="311C5137" w14:textId="77777777" w:rsidR="009E7195" w:rsidRDefault="009E7195">
      <w:pPr>
        <w:pStyle w:val="BodyText"/>
        <w:rPr>
          <w:b/>
          <w:sz w:val="26"/>
        </w:rPr>
      </w:pPr>
    </w:p>
    <w:p w14:paraId="26647B9B" w14:textId="77777777" w:rsidR="009E7195" w:rsidRDefault="009E7195">
      <w:pPr>
        <w:pStyle w:val="BodyText"/>
        <w:spacing w:before="6"/>
        <w:rPr>
          <w:b/>
          <w:sz w:val="24"/>
        </w:rPr>
      </w:pPr>
    </w:p>
    <w:p w14:paraId="77E6ADDD" w14:textId="77777777" w:rsidR="009E7195" w:rsidRDefault="00A367DA">
      <w:pPr>
        <w:pStyle w:val="Heading1"/>
        <w:numPr>
          <w:ilvl w:val="0"/>
          <w:numId w:val="10"/>
        </w:numPr>
        <w:tabs>
          <w:tab w:val="left" w:pos="4676"/>
          <w:tab w:val="left" w:pos="4677"/>
        </w:tabs>
        <w:ind w:left="4676" w:hanging="462"/>
        <w:jc w:val="left"/>
      </w:pPr>
      <w:bookmarkStart w:id="133" w:name="Figures"/>
      <w:bookmarkStart w:id="134" w:name="_bookmark23"/>
      <w:bookmarkEnd w:id="133"/>
      <w:bookmarkEnd w:id="134"/>
      <w:r>
        <w:rPr>
          <w:spacing w:val="-2"/>
        </w:rPr>
        <w:t>Figures</w:t>
      </w:r>
    </w:p>
    <w:p w14:paraId="67A8FF34" w14:textId="77777777" w:rsidR="009E7195" w:rsidRDefault="009E7195">
      <w:pPr>
        <w:pStyle w:val="BodyText"/>
        <w:rPr>
          <w:b/>
          <w:sz w:val="20"/>
        </w:rPr>
      </w:pPr>
    </w:p>
    <w:p w14:paraId="59535AE9" w14:textId="77777777" w:rsidR="009E7195" w:rsidRDefault="00A367DA">
      <w:pPr>
        <w:pStyle w:val="BodyText"/>
        <w:spacing w:before="2"/>
        <w:rPr>
          <w:b/>
          <w:sz w:val="25"/>
        </w:rPr>
      </w:pPr>
      <w:r>
        <w:rPr>
          <w:noProof/>
        </w:rPr>
        <w:drawing>
          <wp:anchor distT="0" distB="0" distL="0" distR="0" simplePos="0" relativeHeight="3" behindDoc="0" locked="0" layoutInCell="1" allowOverlap="1" wp14:anchorId="526FC118" wp14:editId="244FA690">
            <wp:simplePos x="0" y="0"/>
            <wp:positionH relativeFrom="page">
              <wp:posOffset>1143000</wp:posOffset>
            </wp:positionH>
            <wp:positionV relativeFrom="paragraph">
              <wp:posOffset>199307</wp:posOffset>
            </wp:positionV>
            <wp:extent cx="5596128" cy="4197096"/>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8" cstate="print"/>
                    <a:stretch>
                      <a:fillRect/>
                    </a:stretch>
                  </pic:blipFill>
                  <pic:spPr>
                    <a:xfrm>
                      <a:off x="0" y="0"/>
                      <a:ext cx="5596128" cy="4197096"/>
                    </a:xfrm>
                    <a:prstGeom prst="rect">
                      <a:avLst/>
                    </a:prstGeom>
                  </pic:spPr>
                </pic:pic>
              </a:graphicData>
            </a:graphic>
          </wp:anchor>
        </w:drawing>
      </w:r>
    </w:p>
    <w:p w14:paraId="6DD3817F" w14:textId="77777777" w:rsidR="009E7195" w:rsidRDefault="00A367DA">
      <w:pPr>
        <w:pStyle w:val="BodyText"/>
        <w:spacing w:before="52" w:line="256" w:lineRule="auto"/>
        <w:ind w:left="160"/>
      </w:pPr>
      <w:r>
        <w:t>Figure 1. Day 1 of the TESA workshop “best practices in age estimation” held at the Atlantic Science Enterprise Center in Moncton, NB.</w:t>
      </w:r>
    </w:p>
    <w:p w14:paraId="661BD1B5" w14:textId="77777777" w:rsidR="009E7195" w:rsidRDefault="009E7195">
      <w:pPr>
        <w:spacing w:line="256" w:lineRule="auto"/>
        <w:sectPr w:rsidR="009E7195">
          <w:pgSz w:w="12240" w:h="15840"/>
          <w:pgMar w:top="1400" w:right="1280" w:bottom="1060" w:left="1280" w:header="0" w:footer="870" w:gutter="0"/>
          <w:cols w:space="720"/>
        </w:sectPr>
      </w:pPr>
    </w:p>
    <w:p w14:paraId="5448EE3C" w14:textId="77777777" w:rsidR="009E7195" w:rsidRDefault="00A367DA">
      <w:pPr>
        <w:pStyle w:val="BodyText"/>
        <w:ind w:left="851"/>
        <w:rPr>
          <w:sz w:val="20"/>
        </w:rPr>
      </w:pPr>
      <w:r>
        <w:rPr>
          <w:noProof/>
          <w:sz w:val="20"/>
        </w:rPr>
        <w:drawing>
          <wp:inline distT="0" distB="0" distL="0" distR="0" wp14:anchorId="1EB5AAEC" wp14:editId="3A6AD396">
            <wp:extent cx="5140591" cy="7927848"/>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9" cstate="print"/>
                    <a:stretch>
                      <a:fillRect/>
                    </a:stretch>
                  </pic:blipFill>
                  <pic:spPr>
                    <a:xfrm>
                      <a:off x="0" y="0"/>
                      <a:ext cx="5140591" cy="7927848"/>
                    </a:xfrm>
                    <a:prstGeom prst="rect">
                      <a:avLst/>
                    </a:prstGeom>
                  </pic:spPr>
                </pic:pic>
              </a:graphicData>
            </a:graphic>
          </wp:inline>
        </w:drawing>
      </w:r>
    </w:p>
    <w:p w14:paraId="0CE859B4" w14:textId="77777777" w:rsidR="009E7195" w:rsidRDefault="009E7195">
      <w:pPr>
        <w:pStyle w:val="BodyText"/>
        <w:spacing w:before="2"/>
        <w:rPr>
          <w:sz w:val="29"/>
        </w:rPr>
      </w:pPr>
    </w:p>
    <w:p w14:paraId="48C60311" w14:textId="77777777" w:rsidR="009E7195" w:rsidRDefault="00A367DA">
      <w:pPr>
        <w:pStyle w:val="BodyText"/>
        <w:tabs>
          <w:tab w:val="right" w:pos="4906"/>
        </w:tabs>
        <w:spacing w:before="139" w:line="196" w:lineRule="auto"/>
        <w:ind w:left="160" w:right="158"/>
        <w:rPr>
          <w:sz w:val="24"/>
        </w:rPr>
      </w:pPr>
      <w:r>
        <w:t>Figure 2. Timespan of ageing structure collections for marine stocks assessed by Fisheries and Oceans Ca</w:t>
      </w:r>
      <w:r>
        <w:t>nada.</w:t>
      </w:r>
      <w:r>
        <w:rPr>
          <w:rFonts w:ascii="Times New Roman"/>
        </w:rPr>
        <w:tab/>
      </w:r>
      <w:r>
        <w:rPr>
          <w:spacing w:val="-10"/>
          <w:position w:val="6"/>
          <w:sz w:val="24"/>
        </w:rPr>
        <w:t>9</w:t>
      </w:r>
    </w:p>
    <w:p w14:paraId="6F707140" w14:textId="77777777" w:rsidR="009E7195" w:rsidRDefault="009E7195">
      <w:pPr>
        <w:spacing w:line="196" w:lineRule="auto"/>
        <w:rPr>
          <w:sz w:val="24"/>
        </w:rPr>
        <w:sectPr w:rsidR="009E7195">
          <w:footerReference w:type="default" r:id="rId20"/>
          <w:pgSz w:w="12240" w:h="15840"/>
          <w:pgMar w:top="1660" w:right="1280" w:bottom="280" w:left="1280" w:header="0" w:footer="0" w:gutter="0"/>
          <w:cols w:space="720"/>
        </w:sectPr>
      </w:pPr>
    </w:p>
    <w:p w14:paraId="47B5886E" w14:textId="77777777" w:rsidR="009E7195" w:rsidRDefault="00A367DA">
      <w:pPr>
        <w:pStyle w:val="Heading1"/>
        <w:tabs>
          <w:tab w:val="left" w:pos="1551"/>
        </w:tabs>
        <w:spacing w:before="72"/>
        <w:ind w:left="0" w:firstLine="0"/>
        <w:jc w:val="center"/>
      </w:pPr>
      <w:bookmarkStart w:id="135" w:name="List_of_workshop_participants"/>
      <w:bookmarkStart w:id="136" w:name="_bookmark25"/>
      <w:bookmarkEnd w:id="135"/>
      <w:bookmarkEnd w:id="136"/>
      <w:r>
        <w:t>APPENDIX</w:t>
      </w:r>
      <w:r>
        <w:rPr>
          <w:spacing w:val="-13"/>
        </w:rPr>
        <w:t xml:space="preserve"> </w:t>
      </w:r>
      <w:r>
        <w:rPr>
          <w:spacing w:val="-10"/>
        </w:rPr>
        <w:t>A</w:t>
      </w:r>
      <w:r>
        <w:tab/>
        <w:t>List</w:t>
      </w:r>
      <w:r>
        <w:rPr>
          <w:spacing w:val="-9"/>
        </w:rPr>
        <w:t xml:space="preserve"> </w:t>
      </w:r>
      <w:r>
        <w:t>of</w:t>
      </w:r>
      <w:r>
        <w:rPr>
          <w:spacing w:val="-8"/>
        </w:rPr>
        <w:t xml:space="preserve"> </w:t>
      </w:r>
      <w:r>
        <w:t>workshop</w:t>
      </w:r>
      <w:r>
        <w:rPr>
          <w:spacing w:val="-8"/>
        </w:rPr>
        <w:t xml:space="preserve"> </w:t>
      </w:r>
      <w:r>
        <w:rPr>
          <w:spacing w:val="-2"/>
        </w:rPr>
        <w:t>participants</w:t>
      </w:r>
    </w:p>
    <w:p w14:paraId="1A3FB842" w14:textId="77777777" w:rsidR="009E7195" w:rsidRDefault="009E7195">
      <w:pPr>
        <w:pStyle w:val="BodyText"/>
        <w:rPr>
          <w:b/>
          <w:sz w:val="26"/>
        </w:rPr>
      </w:pPr>
    </w:p>
    <w:p w14:paraId="198C7CB8" w14:textId="77777777" w:rsidR="009E7195" w:rsidRDefault="00A367DA">
      <w:pPr>
        <w:pStyle w:val="BodyText"/>
        <w:spacing w:before="172"/>
        <w:ind w:left="579" w:right="583"/>
        <w:jc w:val="center"/>
      </w:pPr>
      <w:bookmarkStart w:id="137" w:name="_bookmark26"/>
      <w:bookmarkEnd w:id="137"/>
      <w:r>
        <w:t>Table</w:t>
      </w:r>
      <w:r>
        <w:rPr>
          <w:spacing w:val="-8"/>
        </w:rPr>
        <w:t xml:space="preserve"> </w:t>
      </w:r>
      <w:r>
        <w:t>A.1.</w:t>
      </w:r>
      <w:r>
        <w:rPr>
          <w:spacing w:val="4"/>
        </w:rPr>
        <w:t xml:space="preserve"> </w:t>
      </w:r>
      <w:r>
        <w:t>List</w:t>
      </w:r>
      <w:r>
        <w:rPr>
          <w:spacing w:val="-7"/>
        </w:rPr>
        <w:t xml:space="preserve"> </w:t>
      </w:r>
      <w:r>
        <w:t>of</w:t>
      </w:r>
      <w:r>
        <w:rPr>
          <w:spacing w:val="-8"/>
        </w:rPr>
        <w:t xml:space="preserve"> </w:t>
      </w:r>
      <w:r>
        <w:t>participants</w:t>
      </w:r>
      <w:r>
        <w:rPr>
          <w:spacing w:val="-8"/>
        </w:rPr>
        <w:t xml:space="preserve"> </w:t>
      </w:r>
      <w:proofErr w:type="gramStart"/>
      <w:r>
        <w:t>to</w:t>
      </w:r>
      <w:proofErr w:type="gramEnd"/>
      <w:r>
        <w:rPr>
          <w:spacing w:val="-8"/>
        </w:rPr>
        <w:t xml:space="preserve"> </w:t>
      </w:r>
      <w:r>
        <w:t>the</w:t>
      </w:r>
      <w:r>
        <w:rPr>
          <w:spacing w:val="-8"/>
        </w:rPr>
        <w:t xml:space="preserve"> </w:t>
      </w:r>
      <w:r>
        <w:t>TESA</w:t>
      </w:r>
      <w:r>
        <w:rPr>
          <w:spacing w:val="-7"/>
        </w:rPr>
        <w:t xml:space="preserve"> </w:t>
      </w:r>
      <w:proofErr w:type="spellStart"/>
      <w:r>
        <w:t>worskhop</w:t>
      </w:r>
      <w:proofErr w:type="spellEnd"/>
      <w:r>
        <w:rPr>
          <w:spacing w:val="-8"/>
        </w:rPr>
        <w:t xml:space="preserve"> </w:t>
      </w:r>
      <w:r>
        <w:t>on</w:t>
      </w:r>
      <w:r>
        <w:rPr>
          <w:spacing w:val="-8"/>
        </w:rPr>
        <w:t xml:space="preserve"> </w:t>
      </w:r>
      <w:r>
        <w:t>best</w:t>
      </w:r>
      <w:r>
        <w:rPr>
          <w:spacing w:val="-8"/>
        </w:rPr>
        <w:t xml:space="preserve"> </w:t>
      </w:r>
      <w:r>
        <w:t>practices</w:t>
      </w:r>
      <w:r>
        <w:rPr>
          <w:spacing w:val="-8"/>
        </w:rPr>
        <w:t xml:space="preserve"> </w:t>
      </w:r>
      <w:r>
        <w:t>in</w:t>
      </w:r>
      <w:r>
        <w:rPr>
          <w:spacing w:val="-7"/>
        </w:rPr>
        <w:t xml:space="preserve"> </w:t>
      </w:r>
      <w:r>
        <w:t>age</w:t>
      </w:r>
      <w:r>
        <w:rPr>
          <w:spacing w:val="-8"/>
        </w:rPr>
        <w:t xml:space="preserve"> </w:t>
      </w:r>
      <w:r>
        <w:rPr>
          <w:spacing w:val="-2"/>
        </w:rPr>
        <w:t>estimation.</w:t>
      </w:r>
    </w:p>
    <w:p w14:paraId="3D994FEC" w14:textId="77777777" w:rsidR="009E7195" w:rsidRDefault="009E7195">
      <w:pPr>
        <w:pStyle w:val="BodyText"/>
        <w:spacing w:before="2"/>
        <w:rPr>
          <w:sz w:val="21"/>
        </w:rPr>
      </w:pPr>
    </w:p>
    <w:tbl>
      <w:tblPr>
        <w:tblW w:w="0" w:type="auto"/>
        <w:tblInd w:w="445" w:type="dxa"/>
        <w:tblLayout w:type="fixed"/>
        <w:tblCellMar>
          <w:left w:w="0" w:type="dxa"/>
          <w:right w:w="0" w:type="dxa"/>
        </w:tblCellMar>
        <w:tblLook w:val="01E0" w:firstRow="1" w:lastRow="1" w:firstColumn="1" w:lastColumn="1" w:noHBand="0" w:noVBand="0"/>
      </w:tblPr>
      <w:tblGrid>
        <w:gridCol w:w="1907"/>
        <w:gridCol w:w="3060"/>
        <w:gridCol w:w="1406"/>
        <w:gridCol w:w="820"/>
        <w:gridCol w:w="807"/>
        <w:gridCol w:w="809"/>
      </w:tblGrid>
      <w:tr w:rsidR="009E7195" w14:paraId="20F59E98" w14:textId="77777777">
        <w:trPr>
          <w:trHeight w:val="376"/>
        </w:trPr>
        <w:tc>
          <w:tcPr>
            <w:tcW w:w="1907" w:type="dxa"/>
            <w:tcBorders>
              <w:top w:val="single" w:sz="8" w:space="0" w:color="000000"/>
              <w:bottom w:val="single" w:sz="6" w:space="0" w:color="000000"/>
            </w:tcBorders>
          </w:tcPr>
          <w:p w14:paraId="3D9BE99A" w14:textId="77777777" w:rsidR="009E7195" w:rsidRDefault="00A367DA">
            <w:pPr>
              <w:pStyle w:val="TableParagraph"/>
              <w:spacing w:before="49"/>
              <w:ind w:left="119"/>
            </w:pPr>
            <w:r>
              <w:rPr>
                <w:spacing w:val="-4"/>
              </w:rPr>
              <w:t>Name</w:t>
            </w:r>
          </w:p>
        </w:tc>
        <w:tc>
          <w:tcPr>
            <w:tcW w:w="3060" w:type="dxa"/>
            <w:tcBorders>
              <w:top w:val="single" w:sz="8" w:space="0" w:color="000000"/>
              <w:bottom w:val="single" w:sz="6" w:space="0" w:color="000000"/>
            </w:tcBorders>
          </w:tcPr>
          <w:p w14:paraId="215D7CC2" w14:textId="77777777" w:rsidR="009E7195" w:rsidRDefault="00A367DA">
            <w:pPr>
              <w:pStyle w:val="TableParagraph"/>
              <w:spacing w:before="49"/>
              <w:ind w:left="152"/>
            </w:pPr>
            <w:r>
              <w:rPr>
                <w:spacing w:val="-2"/>
              </w:rPr>
              <w:t>Affiliation</w:t>
            </w:r>
          </w:p>
        </w:tc>
        <w:tc>
          <w:tcPr>
            <w:tcW w:w="1406" w:type="dxa"/>
            <w:tcBorders>
              <w:top w:val="single" w:sz="8" w:space="0" w:color="000000"/>
              <w:bottom w:val="single" w:sz="6" w:space="0" w:color="000000"/>
            </w:tcBorders>
          </w:tcPr>
          <w:p w14:paraId="1A87E0B7" w14:textId="77777777" w:rsidR="009E7195" w:rsidRDefault="00A367DA">
            <w:pPr>
              <w:pStyle w:val="TableParagraph"/>
              <w:spacing w:before="49"/>
              <w:ind w:left="166"/>
            </w:pPr>
            <w:r>
              <w:rPr>
                <w:spacing w:val="-2"/>
              </w:rPr>
              <w:t>Attendance</w:t>
            </w:r>
          </w:p>
        </w:tc>
        <w:tc>
          <w:tcPr>
            <w:tcW w:w="820" w:type="dxa"/>
            <w:tcBorders>
              <w:top w:val="single" w:sz="8" w:space="0" w:color="000000"/>
              <w:bottom w:val="single" w:sz="6" w:space="0" w:color="000000"/>
            </w:tcBorders>
          </w:tcPr>
          <w:p w14:paraId="69C495D5" w14:textId="77777777" w:rsidR="009E7195" w:rsidRDefault="00A367DA">
            <w:pPr>
              <w:pStyle w:val="TableParagraph"/>
              <w:spacing w:before="49"/>
              <w:ind w:left="133"/>
            </w:pPr>
            <w:r>
              <w:t>Day</w:t>
            </w:r>
            <w:r>
              <w:rPr>
                <w:spacing w:val="-12"/>
              </w:rPr>
              <w:t xml:space="preserve"> </w:t>
            </w:r>
            <w:r>
              <w:rPr>
                <w:spacing w:val="-10"/>
              </w:rPr>
              <w:t>1</w:t>
            </w:r>
          </w:p>
        </w:tc>
        <w:tc>
          <w:tcPr>
            <w:tcW w:w="807" w:type="dxa"/>
            <w:tcBorders>
              <w:top w:val="single" w:sz="8" w:space="0" w:color="000000"/>
              <w:bottom w:val="single" w:sz="6" w:space="0" w:color="000000"/>
            </w:tcBorders>
          </w:tcPr>
          <w:p w14:paraId="35B505EA" w14:textId="77777777" w:rsidR="009E7195" w:rsidRDefault="00A367DA">
            <w:pPr>
              <w:pStyle w:val="TableParagraph"/>
              <w:spacing w:before="49"/>
              <w:ind w:left="119"/>
            </w:pPr>
            <w:r>
              <w:t>Day</w:t>
            </w:r>
            <w:r>
              <w:rPr>
                <w:spacing w:val="-12"/>
              </w:rPr>
              <w:t xml:space="preserve"> </w:t>
            </w:r>
            <w:r>
              <w:rPr>
                <w:spacing w:val="-10"/>
              </w:rPr>
              <w:t>2</w:t>
            </w:r>
          </w:p>
        </w:tc>
        <w:tc>
          <w:tcPr>
            <w:tcW w:w="809" w:type="dxa"/>
            <w:tcBorders>
              <w:top w:val="single" w:sz="8" w:space="0" w:color="000000"/>
              <w:bottom w:val="single" w:sz="6" w:space="0" w:color="000000"/>
            </w:tcBorders>
          </w:tcPr>
          <w:p w14:paraId="7CB0AD4F" w14:textId="77777777" w:rsidR="009E7195" w:rsidRDefault="00A367DA">
            <w:pPr>
              <w:pStyle w:val="TableParagraph"/>
              <w:spacing w:before="49"/>
              <w:ind w:left="118"/>
            </w:pPr>
            <w:r>
              <w:t>Day</w:t>
            </w:r>
            <w:r>
              <w:rPr>
                <w:spacing w:val="-12"/>
              </w:rPr>
              <w:t xml:space="preserve"> </w:t>
            </w:r>
            <w:r>
              <w:rPr>
                <w:spacing w:val="-10"/>
              </w:rPr>
              <w:t>3</w:t>
            </w:r>
          </w:p>
        </w:tc>
      </w:tr>
      <w:tr w:rsidR="009E7195" w14:paraId="16BDBAFE" w14:textId="77777777">
        <w:trPr>
          <w:trHeight w:val="317"/>
        </w:trPr>
        <w:tc>
          <w:tcPr>
            <w:tcW w:w="1907" w:type="dxa"/>
            <w:tcBorders>
              <w:top w:val="single" w:sz="6" w:space="0" w:color="000000"/>
            </w:tcBorders>
          </w:tcPr>
          <w:p w14:paraId="09D20078" w14:textId="77777777" w:rsidR="009E7195" w:rsidRDefault="00A367DA">
            <w:pPr>
              <w:pStyle w:val="TableParagraph"/>
              <w:spacing w:before="48" w:line="249" w:lineRule="exact"/>
              <w:ind w:left="119"/>
            </w:pPr>
            <w:r>
              <w:t>Aaron</w:t>
            </w:r>
            <w:r>
              <w:rPr>
                <w:spacing w:val="-7"/>
              </w:rPr>
              <w:t xml:space="preserve"> </w:t>
            </w:r>
            <w:proofErr w:type="spellStart"/>
            <w:r>
              <w:rPr>
                <w:spacing w:val="-2"/>
              </w:rPr>
              <w:t>Adamack</w:t>
            </w:r>
            <w:proofErr w:type="spellEnd"/>
          </w:p>
        </w:tc>
        <w:tc>
          <w:tcPr>
            <w:tcW w:w="3060" w:type="dxa"/>
            <w:tcBorders>
              <w:top w:val="single" w:sz="6" w:space="0" w:color="000000"/>
            </w:tcBorders>
          </w:tcPr>
          <w:p w14:paraId="5868A780" w14:textId="77777777" w:rsidR="009E7195" w:rsidRDefault="00A367DA">
            <w:pPr>
              <w:pStyle w:val="TableParagraph"/>
              <w:spacing w:before="48" w:line="249" w:lineRule="exact"/>
              <w:ind w:left="152"/>
            </w:pPr>
            <w:r>
              <w:t>DFO</w:t>
            </w:r>
            <w:r>
              <w:rPr>
                <w:spacing w:val="-8"/>
              </w:rPr>
              <w:t xml:space="preserve"> </w:t>
            </w:r>
            <w:r>
              <w:t>Science</w:t>
            </w:r>
            <w:r>
              <w:rPr>
                <w:spacing w:val="-7"/>
              </w:rPr>
              <w:t xml:space="preserve"> </w:t>
            </w:r>
            <w:r>
              <w:rPr>
                <w:spacing w:val="-10"/>
              </w:rPr>
              <w:t>-</w:t>
            </w:r>
          </w:p>
        </w:tc>
        <w:tc>
          <w:tcPr>
            <w:tcW w:w="1406" w:type="dxa"/>
            <w:tcBorders>
              <w:top w:val="single" w:sz="6" w:space="0" w:color="000000"/>
            </w:tcBorders>
          </w:tcPr>
          <w:p w14:paraId="41EEC446" w14:textId="77777777" w:rsidR="009E7195" w:rsidRDefault="00A367DA">
            <w:pPr>
              <w:pStyle w:val="TableParagraph"/>
              <w:spacing w:before="48" w:line="249" w:lineRule="exact"/>
              <w:ind w:left="166"/>
            </w:pPr>
            <w:r>
              <w:rPr>
                <w:spacing w:val="-2"/>
              </w:rPr>
              <w:t>Virtual</w:t>
            </w:r>
          </w:p>
        </w:tc>
        <w:tc>
          <w:tcPr>
            <w:tcW w:w="820" w:type="dxa"/>
            <w:tcBorders>
              <w:top w:val="single" w:sz="6" w:space="0" w:color="000000"/>
            </w:tcBorders>
          </w:tcPr>
          <w:p w14:paraId="7FEC850C" w14:textId="77777777" w:rsidR="009E7195" w:rsidRDefault="00A367DA">
            <w:pPr>
              <w:pStyle w:val="TableParagraph"/>
              <w:spacing w:before="17" w:line="280" w:lineRule="exact"/>
              <w:ind w:left="133"/>
              <w:rPr>
                <w:rFonts w:ascii="Segoe UI Symbol" w:hAnsi="Segoe UI Symbol"/>
              </w:rPr>
            </w:pPr>
            <w:r>
              <w:rPr>
                <w:rFonts w:ascii="Segoe UI Symbol" w:hAnsi="Segoe UI Symbol"/>
                <w:w w:val="110"/>
              </w:rPr>
              <w:t>✓</w:t>
            </w:r>
          </w:p>
        </w:tc>
        <w:tc>
          <w:tcPr>
            <w:tcW w:w="807" w:type="dxa"/>
            <w:tcBorders>
              <w:top w:val="single" w:sz="6" w:space="0" w:color="000000"/>
            </w:tcBorders>
          </w:tcPr>
          <w:p w14:paraId="2FB91279" w14:textId="77777777" w:rsidR="009E7195" w:rsidRDefault="00A367DA">
            <w:pPr>
              <w:pStyle w:val="TableParagraph"/>
              <w:spacing w:before="17" w:line="280" w:lineRule="exact"/>
              <w:ind w:left="119"/>
              <w:rPr>
                <w:rFonts w:ascii="Segoe UI Symbol" w:hAnsi="Segoe UI Symbol"/>
              </w:rPr>
            </w:pPr>
            <w:r>
              <w:rPr>
                <w:rFonts w:ascii="Segoe UI Symbol" w:hAnsi="Segoe UI Symbol"/>
                <w:w w:val="110"/>
              </w:rPr>
              <w:t>✓</w:t>
            </w:r>
          </w:p>
        </w:tc>
        <w:tc>
          <w:tcPr>
            <w:tcW w:w="809" w:type="dxa"/>
            <w:tcBorders>
              <w:top w:val="single" w:sz="6" w:space="0" w:color="000000"/>
            </w:tcBorders>
          </w:tcPr>
          <w:p w14:paraId="6A068232" w14:textId="77777777" w:rsidR="009E7195" w:rsidRDefault="00A367DA">
            <w:pPr>
              <w:pStyle w:val="TableParagraph"/>
              <w:spacing w:before="17" w:line="280" w:lineRule="exact"/>
              <w:ind w:left="118"/>
              <w:rPr>
                <w:rFonts w:ascii="Segoe UI Symbol" w:hAnsi="Segoe UI Symbol"/>
              </w:rPr>
            </w:pPr>
            <w:r>
              <w:rPr>
                <w:rFonts w:ascii="Segoe UI Symbol" w:hAnsi="Segoe UI Symbol"/>
                <w:w w:val="110"/>
              </w:rPr>
              <w:t>✓</w:t>
            </w:r>
          </w:p>
        </w:tc>
      </w:tr>
      <w:tr w:rsidR="009E7195" w14:paraId="438CD34C" w14:textId="77777777">
        <w:trPr>
          <w:trHeight w:val="270"/>
        </w:trPr>
        <w:tc>
          <w:tcPr>
            <w:tcW w:w="1907" w:type="dxa"/>
          </w:tcPr>
          <w:p w14:paraId="07BB5B4C" w14:textId="77777777" w:rsidR="009E7195" w:rsidRDefault="009E7195">
            <w:pPr>
              <w:pStyle w:val="TableParagraph"/>
              <w:rPr>
                <w:rFonts w:ascii="Times New Roman"/>
                <w:sz w:val="20"/>
              </w:rPr>
            </w:pPr>
          </w:p>
        </w:tc>
        <w:tc>
          <w:tcPr>
            <w:tcW w:w="3060" w:type="dxa"/>
          </w:tcPr>
          <w:p w14:paraId="39AA2EDA" w14:textId="77777777" w:rsidR="009E7195" w:rsidRDefault="00A367DA">
            <w:pPr>
              <w:pStyle w:val="TableParagraph"/>
              <w:spacing w:before="2" w:line="249" w:lineRule="exact"/>
              <w:ind w:left="152"/>
            </w:pPr>
            <w:r>
              <w:rPr>
                <w:spacing w:val="-2"/>
              </w:rPr>
              <w:t>Newfoundland</w:t>
            </w:r>
            <w:r>
              <w:rPr>
                <w:spacing w:val="-1"/>
              </w:rPr>
              <w:t xml:space="preserve"> </w:t>
            </w:r>
            <w:r>
              <w:rPr>
                <w:spacing w:val="-2"/>
              </w:rPr>
              <w:t>and</w:t>
            </w:r>
            <w:r>
              <w:rPr>
                <w:spacing w:val="-1"/>
              </w:rPr>
              <w:t xml:space="preserve"> </w:t>
            </w:r>
            <w:r>
              <w:rPr>
                <w:spacing w:val="-2"/>
              </w:rPr>
              <w:t>Labrador</w:t>
            </w:r>
          </w:p>
        </w:tc>
        <w:tc>
          <w:tcPr>
            <w:tcW w:w="1406" w:type="dxa"/>
          </w:tcPr>
          <w:p w14:paraId="50D43C88" w14:textId="77777777" w:rsidR="009E7195" w:rsidRDefault="009E7195">
            <w:pPr>
              <w:pStyle w:val="TableParagraph"/>
              <w:rPr>
                <w:rFonts w:ascii="Times New Roman"/>
                <w:sz w:val="20"/>
              </w:rPr>
            </w:pPr>
          </w:p>
        </w:tc>
        <w:tc>
          <w:tcPr>
            <w:tcW w:w="820" w:type="dxa"/>
          </w:tcPr>
          <w:p w14:paraId="7923175A" w14:textId="77777777" w:rsidR="009E7195" w:rsidRDefault="009E7195">
            <w:pPr>
              <w:pStyle w:val="TableParagraph"/>
              <w:rPr>
                <w:rFonts w:ascii="Times New Roman"/>
                <w:sz w:val="20"/>
              </w:rPr>
            </w:pPr>
          </w:p>
        </w:tc>
        <w:tc>
          <w:tcPr>
            <w:tcW w:w="807" w:type="dxa"/>
          </w:tcPr>
          <w:p w14:paraId="5243D1C1" w14:textId="77777777" w:rsidR="009E7195" w:rsidRDefault="009E7195">
            <w:pPr>
              <w:pStyle w:val="TableParagraph"/>
              <w:rPr>
                <w:rFonts w:ascii="Times New Roman"/>
                <w:sz w:val="20"/>
              </w:rPr>
            </w:pPr>
          </w:p>
        </w:tc>
        <w:tc>
          <w:tcPr>
            <w:tcW w:w="809" w:type="dxa"/>
          </w:tcPr>
          <w:p w14:paraId="0ED2AEE9" w14:textId="77777777" w:rsidR="009E7195" w:rsidRDefault="009E7195">
            <w:pPr>
              <w:pStyle w:val="TableParagraph"/>
              <w:rPr>
                <w:rFonts w:ascii="Times New Roman"/>
                <w:sz w:val="20"/>
              </w:rPr>
            </w:pPr>
          </w:p>
        </w:tc>
      </w:tr>
      <w:tr w:rsidR="009E7195" w14:paraId="2A130700" w14:textId="77777777">
        <w:trPr>
          <w:trHeight w:val="270"/>
        </w:trPr>
        <w:tc>
          <w:tcPr>
            <w:tcW w:w="1907" w:type="dxa"/>
          </w:tcPr>
          <w:p w14:paraId="0C92DC5C" w14:textId="77777777" w:rsidR="009E7195" w:rsidRDefault="009E7195">
            <w:pPr>
              <w:pStyle w:val="TableParagraph"/>
              <w:rPr>
                <w:rFonts w:ascii="Times New Roman"/>
                <w:sz w:val="20"/>
              </w:rPr>
            </w:pPr>
          </w:p>
        </w:tc>
        <w:tc>
          <w:tcPr>
            <w:tcW w:w="3060" w:type="dxa"/>
          </w:tcPr>
          <w:p w14:paraId="791C6F6A" w14:textId="77777777" w:rsidR="009E7195" w:rsidRDefault="00A367DA">
            <w:pPr>
              <w:pStyle w:val="TableParagraph"/>
              <w:spacing w:before="2" w:line="249" w:lineRule="exact"/>
              <w:ind w:left="152"/>
            </w:pPr>
            <w:r>
              <w:rPr>
                <w:spacing w:val="-2"/>
              </w:rPr>
              <w:t>Region</w:t>
            </w:r>
          </w:p>
        </w:tc>
        <w:tc>
          <w:tcPr>
            <w:tcW w:w="1406" w:type="dxa"/>
          </w:tcPr>
          <w:p w14:paraId="52EB25F9" w14:textId="77777777" w:rsidR="009E7195" w:rsidRDefault="009E7195">
            <w:pPr>
              <w:pStyle w:val="TableParagraph"/>
              <w:rPr>
                <w:rFonts w:ascii="Times New Roman"/>
                <w:sz w:val="20"/>
              </w:rPr>
            </w:pPr>
          </w:p>
        </w:tc>
        <w:tc>
          <w:tcPr>
            <w:tcW w:w="820" w:type="dxa"/>
          </w:tcPr>
          <w:p w14:paraId="221CB406" w14:textId="77777777" w:rsidR="009E7195" w:rsidRDefault="009E7195">
            <w:pPr>
              <w:pStyle w:val="TableParagraph"/>
              <w:rPr>
                <w:rFonts w:ascii="Times New Roman"/>
                <w:sz w:val="20"/>
              </w:rPr>
            </w:pPr>
          </w:p>
        </w:tc>
        <w:tc>
          <w:tcPr>
            <w:tcW w:w="807" w:type="dxa"/>
          </w:tcPr>
          <w:p w14:paraId="4233199B" w14:textId="77777777" w:rsidR="009E7195" w:rsidRDefault="009E7195">
            <w:pPr>
              <w:pStyle w:val="TableParagraph"/>
              <w:rPr>
                <w:rFonts w:ascii="Times New Roman"/>
                <w:sz w:val="20"/>
              </w:rPr>
            </w:pPr>
          </w:p>
        </w:tc>
        <w:tc>
          <w:tcPr>
            <w:tcW w:w="809" w:type="dxa"/>
          </w:tcPr>
          <w:p w14:paraId="3D6A1777" w14:textId="77777777" w:rsidR="009E7195" w:rsidRDefault="009E7195">
            <w:pPr>
              <w:pStyle w:val="TableParagraph"/>
              <w:rPr>
                <w:rFonts w:ascii="Times New Roman"/>
                <w:sz w:val="20"/>
              </w:rPr>
            </w:pPr>
          </w:p>
        </w:tc>
      </w:tr>
      <w:tr w:rsidR="009E7195" w14:paraId="1318DD0A" w14:textId="77777777">
        <w:trPr>
          <w:trHeight w:val="270"/>
        </w:trPr>
        <w:tc>
          <w:tcPr>
            <w:tcW w:w="1907" w:type="dxa"/>
          </w:tcPr>
          <w:p w14:paraId="37004B84" w14:textId="77777777" w:rsidR="009E7195" w:rsidRDefault="00A367DA">
            <w:pPr>
              <w:pStyle w:val="TableParagraph"/>
              <w:spacing w:before="2" w:line="249" w:lineRule="exact"/>
              <w:ind w:left="119"/>
            </w:pPr>
            <w:r>
              <w:t>Lisa</w:t>
            </w:r>
            <w:r>
              <w:rPr>
                <w:spacing w:val="-6"/>
              </w:rPr>
              <w:t xml:space="preserve"> </w:t>
            </w:r>
            <w:proofErr w:type="spellStart"/>
            <w:r>
              <w:rPr>
                <w:spacing w:val="-2"/>
              </w:rPr>
              <w:t>Ailloud</w:t>
            </w:r>
            <w:proofErr w:type="spellEnd"/>
          </w:p>
        </w:tc>
        <w:tc>
          <w:tcPr>
            <w:tcW w:w="3060" w:type="dxa"/>
          </w:tcPr>
          <w:p w14:paraId="215DC97E" w14:textId="77777777" w:rsidR="009E7195" w:rsidRDefault="00A367DA">
            <w:pPr>
              <w:pStyle w:val="TableParagraph"/>
              <w:spacing w:before="2" w:line="249" w:lineRule="exact"/>
              <w:ind w:left="152"/>
            </w:pPr>
            <w:r>
              <w:t>NOAA</w:t>
            </w:r>
            <w:r>
              <w:rPr>
                <w:spacing w:val="-8"/>
              </w:rPr>
              <w:t xml:space="preserve"> </w:t>
            </w:r>
            <w:r>
              <w:t>NMFS</w:t>
            </w:r>
            <w:r>
              <w:rPr>
                <w:spacing w:val="-7"/>
              </w:rPr>
              <w:t xml:space="preserve"> </w:t>
            </w:r>
            <w:r>
              <w:t>-</w:t>
            </w:r>
            <w:r>
              <w:rPr>
                <w:spacing w:val="-7"/>
              </w:rPr>
              <w:t xml:space="preserve"> </w:t>
            </w:r>
            <w:r>
              <w:rPr>
                <w:spacing w:val="-2"/>
              </w:rPr>
              <w:t>Southeast</w:t>
            </w:r>
          </w:p>
        </w:tc>
        <w:tc>
          <w:tcPr>
            <w:tcW w:w="1406" w:type="dxa"/>
          </w:tcPr>
          <w:p w14:paraId="2607A5A4" w14:textId="77777777" w:rsidR="009E7195" w:rsidRDefault="00A367DA">
            <w:pPr>
              <w:pStyle w:val="TableParagraph"/>
              <w:spacing w:before="2" w:line="249" w:lineRule="exact"/>
              <w:ind w:left="166"/>
            </w:pPr>
            <w:r>
              <w:rPr>
                <w:spacing w:val="-2"/>
              </w:rPr>
              <w:t>Virtual</w:t>
            </w:r>
          </w:p>
        </w:tc>
        <w:tc>
          <w:tcPr>
            <w:tcW w:w="820" w:type="dxa"/>
          </w:tcPr>
          <w:p w14:paraId="0E6A4745" w14:textId="77777777" w:rsidR="009E7195" w:rsidRDefault="009E7195">
            <w:pPr>
              <w:pStyle w:val="TableParagraph"/>
              <w:rPr>
                <w:rFonts w:ascii="Times New Roman"/>
                <w:sz w:val="20"/>
              </w:rPr>
            </w:pPr>
          </w:p>
        </w:tc>
        <w:tc>
          <w:tcPr>
            <w:tcW w:w="807" w:type="dxa"/>
          </w:tcPr>
          <w:p w14:paraId="1E3CC882" w14:textId="77777777" w:rsidR="009E7195" w:rsidRDefault="009E7195">
            <w:pPr>
              <w:pStyle w:val="TableParagraph"/>
              <w:rPr>
                <w:rFonts w:ascii="Times New Roman"/>
                <w:sz w:val="20"/>
              </w:rPr>
            </w:pPr>
          </w:p>
        </w:tc>
        <w:tc>
          <w:tcPr>
            <w:tcW w:w="809" w:type="dxa"/>
          </w:tcPr>
          <w:p w14:paraId="1CE4DDAC"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797126D3" w14:textId="77777777">
        <w:trPr>
          <w:trHeight w:val="270"/>
        </w:trPr>
        <w:tc>
          <w:tcPr>
            <w:tcW w:w="1907" w:type="dxa"/>
          </w:tcPr>
          <w:p w14:paraId="3BE47C09" w14:textId="77777777" w:rsidR="009E7195" w:rsidRDefault="009E7195">
            <w:pPr>
              <w:pStyle w:val="TableParagraph"/>
              <w:rPr>
                <w:rFonts w:ascii="Times New Roman"/>
                <w:sz w:val="20"/>
              </w:rPr>
            </w:pPr>
          </w:p>
        </w:tc>
        <w:tc>
          <w:tcPr>
            <w:tcW w:w="3060" w:type="dxa"/>
          </w:tcPr>
          <w:p w14:paraId="47772FF9" w14:textId="77777777" w:rsidR="009E7195" w:rsidRDefault="00A367DA">
            <w:pPr>
              <w:pStyle w:val="TableParagraph"/>
              <w:spacing w:before="2" w:line="249" w:lineRule="exact"/>
              <w:ind w:left="152"/>
            </w:pPr>
            <w:r>
              <w:t>Fisheries</w:t>
            </w:r>
            <w:r>
              <w:rPr>
                <w:spacing w:val="-8"/>
              </w:rPr>
              <w:t xml:space="preserve"> </w:t>
            </w:r>
            <w:r>
              <w:t>Science</w:t>
            </w:r>
            <w:r>
              <w:rPr>
                <w:spacing w:val="-8"/>
              </w:rPr>
              <w:t xml:space="preserve"> </w:t>
            </w:r>
            <w:r>
              <w:rPr>
                <w:spacing w:val="-2"/>
              </w:rPr>
              <w:t>Center</w:t>
            </w:r>
          </w:p>
        </w:tc>
        <w:tc>
          <w:tcPr>
            <w:tcW w:w="1406" w:type="dxa"/>
          </w:tcPr>
          <w:p w14:paraId="427840F8" w14:textId="77777777" w:rsidR="009E7195" w:rsidRDefault="009E7195">
            <w:pPr>
              <w:pStyle w:val="TableParagraph"/>
              <w:rPr>
                <w:rFonts w:ascii="Times New Roman"/>
                <w:sz w:val="20"/>
              </w:rPr>
            </w:pPr>
          </w:p>
        </w:tc>
        <w:tc>
          <w:tcPr>
            <w:tcW w:w="820" w:type="dxa"/>
          </w:tcPr>
          <w:p w14:paraId="1A6137F2" w14:textId="77777777" w:rsidR="009E7195" w:rsidRDefault="009E7195">
            <w:pPr>
              <w:pStyle w:val="TableParagraph"/>
              <w:rPr>
                <w:rFonts w:ascii="Times New Roman"/>
                <w:sz w:val="20"/>
              </w:rPr>
            </w:pPr>
          </w:p>
        </w:tc>
        <w:tc>
          <w:tcPr>
            <w:tcW w:w="807" w:type="dxa"/>
          </w:tcPr>
          <w:p w14:paraId="1EAC0E31" w14:textId="77777777" w:rsidR="009E7195" w:rsidRDefault="009E7195">
            <w:pPr>
              <w:pStyle w:val="TableParagraph"/>
              <w:rPr>
                <w:rFonts w:ascii="Times New Roman"/>
                <w:sz w:val="20"/>
              </w:rPr>
            </w:pPr>
          </w:p>
        </w:tc>
        <w:tc>
          <w:tcPr>
            <w:tcW w:w="809" w:type="dxa"/>
          </w:tcPr>
          <w:p w14:paraId="49A92805" w14:textId="77777777" w:rsidR="009E7195" w:rsidRDefault="009E7195">
            <w:pPr>
              <w:pStyle w:val="TableParagraph"/>
              <w:rPr>
                <w:rFonts w:ascii="Times New Roman"/>
                <w:sz w:val="20"/>
              </w:rPr>
            </w:pPr>
          </w:p>
        </w:tc>
      </w:tr>
      <w:tr w:rsidR="009E7195" w14:paraId="793AA6DC" w14:textId="77777777">
        <w:trPr>
          <w:trHeight w:val="270"/>
        </w:trPr>
        <w:tc>
          <w:tcPr>
            <w:tcW w:w="1907" w:type="dxa"/>
          </w:tcPr>
          <w:p w14:paraId="04EB52C9" w14:textId="77777777" w:rsidR="009E7195" w:rsidRDefault="00A367DA">
            <w:pPr>
              <w:pStyle w:val="TableParagraph"/>
              <w:spacing w:before="2" w:line="249" w:lineRule="exact"/>
              <w:ind w:left="119"/>
            </w:pPr>
            <w:r>
              <w:t>Laura</w:t>
            </w:r>
            <w:r>
              <w:rPr>
                <w:spacing w:val="-10"/>
              </w:rPr>
              <w:t xml:space="preserve"> </w:t>
            </w:r>
            <w:r>
              <w:rPr>
                <w:spacing w:val="-2"/>
              </w:rPr>
              <w:t>Alsip</w:t>
            </w:r>
          </w:p>
        </w:tc>
        <w:tc>
          <w:tcPr>
            <w:tcW w:w="3060" w:type="dxa"/>
          </w:tcPr>
          <w:p w14:paraId="52D38C4F" w14:textId="77777777" w:rsidR="009E7195" w:rsidRDefault="00A367DA">
            <w:pPr>
              <w:pStyle w:val="TableParagraph"/>
              <w:spacing w:before="2" w:line="249" w:lineRule="exact"/>
              <w:ind w:left="152"/>
            </w:pPr>
            <w:r>
              <w:t>DFO</w:t>
            </w:r>
            <w:r>
              <w:rPr>
                <w:spacing w:val="-7"/>
              </w:rPr>
              <w:t xml:space="preserve"> </w:t>
            </w:r>
            <w:r>
              <w:t>Science</w:t>
            </w:r>
            <w:r>
              <w:rPr>
                <w:spacing w:val="-7"/>
              </w:rPr>
              <w:t xml:space="preserve"> </w:t>
            </w:r>
            <w:r>
              <w:t>-</w:t>
            </w:r>
            <w:r>
              <w:rPr>
                <w:spacing w:val="-7"/>
              </w:rPr>
              <w:t xml:space="preserve"> </w:t>
            </w:r>
            <w:r>
              <w:t>Central</w:t>
            </w:r>
            <w:r>
              <w:rPr>
                <w:spacing w:val="-7"/>
              </w:rPr>
              <w:t xml:space="preserve"> </w:t>
            </w:r>
            <w:r>
              <w:rPr>
                <w:spacing w:val="-5"/>
              </w:rPr>
              <w:t>and</w:t>
            </w:r>
          </w:p>
        </w:tc>
        <w:tc>
          <w:tcPr>
            <w:tcW w:w="1406" w:type="dxa"/>
          </w:tcPr>
          <w:p w14:paraId="18BAA1BF" w14:textId="77777777" w:rsidR="009E7195" w:rsidRDefault="00A367DA">
            <w:pPr>
              <w:pStyle w:val="TableParagraph"/>
              <w:spacing w:before="2" w:line="249" w:lineRule="exact"/>
              <w:ind w:left="166"/>
            </w:pPr>
            <w:r>
              <w:rPr>
                <w:spacing w:val="-2"/>
              </w:rPr>
              <w:t>Virtual</w:t>
            </w:r>
          </w:p>
        </w:tc>
        <w:tc>
          <w:tcPr>
            <w:tcW w:w="820" w:type="dxa"/>
          </w:tcPr>
          <w:p w14:paraId="4ADBD735"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6EDBD648"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02B873AF"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05129232" w14:textId="77777777">
        <w:trPr>
          <w:trHeight w:val="270"/>
        </w:trPr>
        <w:tc>
          <w:tcPr>
            <w:tcW w:w="1907" w:type="dxa"/>
          </w:tcPr>
          <w:p w14:paraId="5A203F28" w14:textId="77777777" w:rsidR="009E7195" w:rsidRDefault="009E7195">
            <w:pPr>
              <w:pStyle w:val="TableParagraph"/>
              <w:rPr>
                <w:rFonts w:ascii="Times New Roman"/>
                <w:sz w:val="20"/>
              </w:rPr>
            </w:pPr>
          </w:p>
        </w:tc>
        <w:tc>
          <w:tcPr>
            <w:tcW w:w="3060" w:type="dxa"/>
          </w:tcPr>
          <w:p w14:paraId="2223CE67" w14:textId="77777777" w:rsidR="009E7195" w:rsidRDefault="00A367DA">
            <w:pPr>
              <w:pStyle w:val="TableParagraph"/>
              <w:spacing w:before="2" w:line="249" w:lineRule="exact"/>
              <w:ind w:left="145"/>
            </w:pPr>
            <w:r>
              <w:t>Arctic</w:t>
            </w:r>
            <w:r>
              <w:rPr>
                <w:spacing w:val="-7"/>
              </w:rPr>
              <w:t xml:space="preserve"> </w:t>
            </w:r>
            <w:r>
              <w:rPr>
                <w:spacing w:val="-2"/>
              </w:rPr>
              <w:t>Region</w:t>
            </w:r>
          </w:p>
        </w:tc>
        <w:tc>
          <w:tcPr>
            <w:tcW w:w="1406" w:type="dxa"/>
          </w:tcPr>
          <w:p w14:paraId="52B21C55" w14:textId="77777777" w:rsidR="009E7195" w:rsidRDefault="009E7195">
            <w:pPr>
              <w:pStyle w:val="TableParagraph"/>
              <w:rPr>
                <w:rFonts w:ascii="Times New Roman"/>
                <w:sz w:val="20"/>
              </w:rPr>
            </w:pPr>
          </w:p>
        </w:tc>
        <w:tc>
          <w:tcPr>
            <w:tcW w:w="820" w:type="dxa"/>
          </w:tcPr>
          <w:p w14:paraId="15F5DDB2" w14:textId="77777777" w:rsidR="009E7195" w:rsidRDefault="009E7195">
            <w:pPr>
              <w:pStyle w:val="TableParagraph"/>
              <w:rPr>
                <w:rFonts w:ascii="Times New Roman"/>
                <w:sz w:val="20"/>
              </w:rPr>
            </w:pPr>
          </w:p>
        </w:tc>
        <w:tc>
          <w:tcPr>
            <w:tcW w:w="807" w:type="dxa"/>
          </w:tcPr>
          <w:p w14:paraId="1446AFF6" w14:textId="77777777" w:rsidR="009E7195" w:rsidRDefault="009E7195">
            <w:pPr>
              <w:pStyle w:val="TableParagraph"/>
              <w:rPr>
                <w:rFonts w:ascii="Times New Roman"/>
                <w:sz w:val="20"/>
              </w:rPr>
            </w:pPr>
          </w:p>
        </w:tc>
        <w:tc>
          <w:tcPr>
            <w:tcW w:w="809" w:type="dxa"/>
          </w:tcPr>
          <w:p w14:paraId="76D92FFA" w14:textId="77777777" w:rsidR="009E7195" w:rsidRDefault="009E7195">
            <w:pPr>
              <w:pStyle w:val="TableParagraph"/>
              <w:rPr>
                <w:rFonts w:ascii="Times New Roman"/>
                <w:sz w:val="20"/>
              </w:rPr>
            </w:pPr>
          </w:p>
        </w:tc>
      </w:tr>
      <w:tr w:rsidR="009E7195" w14:paraId="6BB9FA84" w14:textId="77777777">
        <w:trPr>
          <w:trHeight w:val="270"/>
        </w:trPr>
        <w:tc>
          <w:tcPr>
            <w:tcW w:w="1907" w:type="dxa"/>
          </w:tcPr>
          <w:p w14:paraId="347F2BC2" w14:textId="77777777" w:rsidR="009E7195" w:rsidRDefault="00A367DA">
            <w:pPr>
              <w:pStyle w:val="TableParagraph"/>
              <w:spacing w:before="2" w:line="249" w:lineRule="exact"/>
              <w:ind w:left="119"/>
            </w:pPr>
            <w:r>
              <w:t>Kelly</w:t>
            </w:r>
            <w:r>
              <w:rPr>
                <w:spacing w:val="-15"/>
              </w:rPr>
              <w:t xml:space="preserve"> </w:t>
            </w:r>
            <w:proofErr w:type="spellStart"/>
            <w:r>
              <w:rPr>
                <w:spacing w:val="-2"/>
              </w:rPr>
              <w:t>Antaya</w:t>
            </w:r>
            <w:proofErr w:type="spellEnd"/>
          </w:p>
        </w:tc>
        <w:tc>
          <w:tcPr>
            <w:tcW w:w="3060" w:type="dxa"/>
          </w:tcPr>
          <w:p w14:paraId="0DBE6FAC" w14:textId="77777777" w:rsidR="009E7195" w:rsidRDefault="00A367DA">
            <w:pPr>
              <w:pStyle w:val="TableParagraph"/>
              <w:spacing w:before="2" w:line="249" w:lineRule="exact"/>
              <w:ind w:left="152"/>
            </w:pPr>
            <w:r>
              <w:t>DFO</w:t>
            </w:r>
            <w:r>
              <w:rPr>
                <w:spacing w:val="-8"/>
              </w:rPr>
              <w:t xml:space="preserve"> </w:t>
            </w:r>
            <w:r>
              <w:t>Science</w:t>
            </w:r>
            <w:r>
              <w:rPr>
                <w:spacing w:val="-7"/>
              </w:rPr>
              <w:t xml:space="preserve"> </w:t>
            </w:r>
            <w:r>
              <w:rPr>
                <w:spacing w:val="-10"/>
              </w:rPr>
              <w:t>-</w:t>
            </w:r>
          </w:p>
        </w:tc>
        <w:tc>
          <w:tcPr>
            <w:tcW w:w="1406" w:type="dxa"/>
          </w:tcPr>
          <w:p w14:paraId="5DCEC3D1" w14:textId="77777777" w:rsidR="009E7195" w:rsidRDefault="00A367DA">
            <w:pPr>
              <w:pStyle w:val="TableParagraph"/>
              <w:spacing w:before="2" w:line="249" w:lineRule="exact"/>
              <w:ind w:left="166"/>
            </w:pPr>
            <w:r>
              <w:rPr>
                <w:spacing w:val="-2"/>
              </w:rPr>
              <w:t>Virtual</w:t>
            </w:r>
          </w:p>
        </w:tc>
        <w:tc>
          <w:tcPr>
            <w:tcW w:w="820" w:type="dxa"/>
          </w:tcPr>
          <w:p w14:paraId="603B1AD1"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5680A15C"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1FBB33AB"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2E807E17" w14:textId="77777777">
        <w:trPr>
          <w:trHeight w:val="270"/>
        </w:trPr>
        <w:tc>
          <w:tcPr>
            <w:tcW w:w="1907" w:type="dxa"/>
          </w:tcPr>
          <w:p w14:paraId="58CC7A29" w14:textId="77777777" w:rsidR="009E7195" w:rsidRDefault="009E7195">
            <w:pPr>
              <w:pStyle w:val="TableParagraph"/>
              <w:rPr>
                <w:rFonts w:ascii="Times New Roman"/>
                <w:sz w:val="20"/>
              </w:rPr>
            </w:pPr>
          </w:p>
        </w:tc>
        <w:tc>
          <w:tcPr>
            <w:tcW w:w="3060" w:type="dxa"/>
          </w:tcPr>
          <w:p w14:paraId="3777596D" w14:textId="77777777" w:rsidR="009E7195" w:rsidRDefault="00A367DA">
            <w:pPr>
              <w:pStyle w:val="TableParagraph"/>
              <w:spacing w:before="2" w:line="249" w:lineRule="exact"/>
              <w:ind w:left="152"/>
            </w:pPr>
            <w:r>
              <w:rPr>
                <w:spacing w:val="-2"/>
              </w:rPr>
              <w:t>Newfoundland</w:t>
            </w:r>
            <w:r>
              <w:rPr>
                <w:spacing w:val="-1"/>
              </w:rPr>
              <w:t xml:space="preserve"> </w:t>
            </w:r>
            <w:r>
              <w:rPr>
                <w:spacing w:val="-2"/>
              </w:rPr>
              <w:t>and</w:t>
            </w:r>
            <w:r>
              <w:rPr>
                <w:spacing w:val="-1"/>
              </w:rPr>
              <w:t xml:space="preserve"> </w:t>
            </w:r>
            <w:r>
              <w:rPr>
                <w:spacing w:val="-2"/>
              </w:rPr>
              <w:t>Labrador</w:t>
            </w:r>
          </w:p>
        </w:tc>
        <w:tc>
          <w:tcPr>
            <w:tcW w:w="1406" w:type="dxa"/>
          </w:tcPr>
          <w:p w14:paraId="78AE7EF7" w14:textId="77777777" w:rsidR="009E7195" w:rsidRDefault="009E7195">
            <w:pPr>
              <w:pStyle w:val="TableParagraph"/>
              <w:rPr>
                <w:rFonts w:ascii="Times New Roman"/>
                <w:sz w:val="20"/>
              </w:rPr>
            </w:pPr>
          </w:p>
        </w:tc>
        <w:tc>
          <w:tcPr>
            <w:tcW w:w="820" w:type="dxa"/>
          </w:tcPr>
          <w:p w14:paraId="5949B7CD" w14:textId="77777777" w:rsidR="009E7195" w:rsidRDefault="009E7195">
            <w:pPr>
              <w:pStyle w:val="TableParagraph"/>
              <w:rPr>
                <w:rFonts w:ascii="Times New Roman"/>
                <w:sz w:val="20"/>
              </w:rPr>
            </w:pPr>
          </w:p>
        </w:tc>
        <w:tc>
          <w:tcPr>
            <w:tcW w:w="807" w:type="dxa"/>
          </w:tcPr>
          <w:p w14:paraId="7C1D06DD" w14:textId="77777777" w:rsidR="009E7195" w:rsidRDefault="009E7195">
            <w:pPr>
              <w:pStyle w:val="TableParagraph"/>
              <w:rPr>
                <w:rFonts w:ascii="Times New Roman"/>
                <w:sz w:val="20"/>
              </w:rPr>
            </w:pPr>
          </w:p>
        </w:tc>
        <w:tc>
          <w:tcPr>
            <w:tcW w:w="809" w:type="dxa"/>
          </w:tcPr>
          <w:p w14:paraId="009D52DC" w14:textId="77777777" w:rsidR="009E7195" w:rsidRDefault="009E7195">
            <w:pPr>
              <w:pStyle w:val="TableParagraph"/>
              <w:rPr>
                <w:rFonts w:ascii="Times New Roman"/>
                <w:sz w:val="20"/>
              </w:rPr>
            </w:pPr>
          </w:p>
        </w:tc>
      </w:tr>
      <w:tr w:rsidR="009E7195" w14:paraId="02799A0B" w14:textId="77777777">
        <w:trPr>
          <w:trHeight w:val="270"/>
        </w:trPr>
        <w:tc>
          <w:tcPr>
            <w:tcW w:w="1907" w:type="dxa"/>
          </w:tcPr>
          <w:p w14:paraId="12720CBB" w14:textId="77777777" w:rsidR="009E7195" w:rsidRDefault="009E7195">
            <w:pPr>
              <w:pStyle w:val="TableParagraph"/>
              <w:rPr>
                <w:rFonts w:ascii="Times New Roman"/>
                <w:sz w:val="20"/>
              </w:rPr>
            </w:pPr>
          </w:p>
        </w:tc>
        <w:tc>
          <w:tcPr>
            <w:tcW w:w="3060" w:type="dxa"/>
          </w:tcPr>
          <w:p w14:paraId="3C5F0EC7" w14:textId="77777777" w:rsidR="009E7195" w:rsidRDefault="00A367DA">
            <w:pPr>
              <w:pStyle w:val="TableParagraph"/>
              <w:spacing w:before="2" w:line="249" w:lineRule="exact"/>
              <w:ind w:left="152"/>
            </w:pPr>
            <w:r>
              <w:rPr>
                <w:spacing w:val="-2"/>
              </w:rPr>
              <w:t>Region</w:t>
            </w:r>
          </w:p>
        </w:tc>
        <w:tc>
          <w:tcPr>
            <w:tcW w:w="1406" w:type="dxa"/>
          </w:tcPr>
          <w:p w14:paraId="25C6CA43" w14:textId="77777777" w:rsidR="009E7195" w:rsidRDefault="009E7195">
            <w:pPr>
              <w:pStyle w:val="TableParagraph"/>
              <w:rPr>
                <w:rFonts w:ascii="Times New Roman"/>
                <w:sz w:val="20"/>
              </w:rPr>
            </w:pPr>
          </w:p>
        </w:tc>
        <w:tc>
          <w:tcPr>
            <w:tcW w:w="820" w:type="dxa"/>
          </w:tcPr>
          <w:p w14:paraId="564A45F4" w14:textId="77777777" w:rsidR="009E7195" w:rsidRDefault="009E7195">
            <w:pPr>
              <w:pStyle w:val="TableParagraph"/>
              <w:rPr>
                <w:rFonts w:ascii="Times New Roman"/>
                <w:sz w:val="20"/>
              </w:rPr>
            </w:pPr>
          </w:p>
        </w:tc>
        <w:tc>
          <w:tcPr>
            <w:tcW w:w="807" w:type="dxa"/>
          </w:tcPr>
          <w:p w14:paraId="7A6A84C4" w14:textId="77777777" w:rsidR="009E7195" w:rsidRDefault="009E7195">
            <w:pPr>
              <w:pStyle w:val="TableParagraph"/>
              <w:rPr>
                <w:rFonts w:ascii="Times New Roman"/>
                <w:sz w:val="20"/>
              </w:rPr>
            </w:pPr>
          </w:p>
        </w:tc>
        <w:tc>
          <w:tcPr>
            <w:tcW w:w="809" w:type="dxa"/>
          </w:tcPr>
          <w:p w14:paraId="63745F51" w14:textId="77777777" w:rsidR="009E7195" w:rsidRDefault="009E7195">
            <w:pPr>
              <w:pStyle w:val="TableParagraph"/>
              <w:rPr>
                <w:rFonts w:ascii="Times New Roman"/>
                <w:sz w:val="20"/>
              </w:rPr>
            </w:pPr>
          </w:p>
        </w:tc>
      </w:tr>
      <w:tr w:rsidR="009E7195" w14:paraId="627232AF" w14:textId="77777777">
        <w:trPr>
          <w:trHeight w:val="270"/>
        </w:trPr>
        <w:tc>
          <w:tcPr>
            <w:tcW w:w="1907" w:type="dxa"/>
          </w:tcPr>
          <w:p w14:paraId="0E1755E4" w14:textId="77777777" w:rsidR="009E7195" w:rsidRDefault="00A367DA">
            <w:pPr>
              <w:pStyle w:val="TableParagraph"/>
              <w:spacing w:before="2" w:line="249" w:lineRule="exact"/>
              <w:ind w:left="119"/>
            </w:pPr>
            <w:r>
              <w:t>Mark</w:t>
            </w:r>
            <w:r>
              <w:rPr>
                <w:spacing w:val="-3"/>
              </w:rPr>
              <w:t xml:space="preserve"> </w:t>
            </w:r>
            <w:proofErr w:type="spellStart"/>
            <w:r>
              <w:rPr>
                <w:spacing w:val="-2"/>
              </w:rPr>
              <w:t>Billard</w:t>
            </w:r>
            <w:proofErr w:type="spellEnd"/>
          </w:p>
        </w:tc>
        <w:tc>
          <w:tcPr>
            <w:tcW w:w="3060" w:type="dxa"/>
          </w:tcPr>
          <w:p w14:paraId="3046C0A8"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2559B9AF" w14:textId="77777777" w:rsidR="009E7195" w:rsidRDefault="00A367DA">
            <w:pPr>
              <w:pStyle w:val="TableParagraph"/>
              <w:spacing w:before="2" w:line="249" w:lineRule="exact"/>
              <w:ind w:left="166"/>
            </w:pPr>
            <w:r>
              <w:rPr>
                <w:spacing w:val="-2"/>
              </w:rPr>
              <w:t>Virtual</w:t>
            </w:r>
          </w:p>
        </w:tc>
        <w:tc>
          <w:tcPr>
            <w:tcW w:w="820" w:type="dxa"/>
          </w:tcPr>
          <w:p w14:paraId="7E354171"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5C1C8835"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4DA23258"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53E02C8A" w14:textId="77777777">
        <w:trPr>
          <w:trHeight w:val="270"/>
        </w:trPr>
        <w:tc>
          <w:tcPr>
            <w:tcW w:w="1907" w:type="dxa"/>
          </w:tcPr>
          <w:p w14:paraId="520F3FCF" w14:textId="77777777" w:rsidR="009E7195" w:rsidRDefault="009E7195">
            <w:pPr>
              <w:pStyle w:val="TableParagraph"/>
              <w:rPr>
                <w:rFonts w:ascii="Times New Roman"/>
                <w:sz w:val="20"/>
              </w:rPr>
            </w:pPr>
          </w:p>
        </w:tc>
        <w:tc>
          <w:tcPr>
            <w:tcW w:w="3060" w:type="dxa"/>
          </w:tcPr>
          <w:p w14:paraId="2E0FD90B" w14:textId="77777777" w:rsidR="009E7195" w:rsidRDefault="00A367DA">
            <w:pPr>
              <w:pStyle w:val="TableParagraph"/>
              <w:spacing w:before="2" w:line="249" w:lineRule="exact"/>
              <w:ind w:left="152"/>
            </w:pPr>
            <w:r>
              <w:rPr>
                <w:spacing w:val="-2"/>
              </w:rPr>
              <w:t>Region</w:t>
            </w:r>
          </w:p>
        </w:tc>
        <w:tc>
          <w:tcPr>
            <w:tcW w:w="1406" w:type="dxa"/>
          </w:tcPr>
          <w:p w14:paraId="3106439A" w14:textId="77777777" w:rsidR="009E7195" w:rsidRDefault="009E7195">
            <w:pPr>
              <w:pStyle w:val="TableParagraph"/>
              <w:rPr>
                <w:rFonts w:ascii="Times New Roman"/>
                <w:sz w:val="20"/>
              </w:rPr>
            </w:pPr>
          </w:p>
        </w:tc>
        <w:tc>
          <w:tcPr>
            <w:tcW w:w="820" w:type="dxa"/>
          </w:tcPr>
          <w:p w14:paraId="585C4528" w14:textId="77777777" w:rsidR="009E7195" w:rsidRDefault="009E7195">
            <w:pPr>
              <w:pStyle w:val="TableParagraph"/>
              <w:rPr>
                <w:rFonts w:ascii="Times New Roman"/>
                <w:sz w:val="20"/>
              </w:rPr>
            </w:pPr>
          </w:p>
        </w:tc>
        <w:tc>
          <w:tcPr>
            <w:tcW w:w="807" w:type="dxa"/>
          </w:tcPr>
          <w:p w14:paraId="66D6040B" w14:textId="77777777" w:rsidR="009E7195" w:rsidRDefault="009E7195">
            <w:pPr>
              <w:pStyle w:val="TableParagraph"/>
              <w:rPr>
                <w:rFonts w:ascii="Times New Roman"/>
                <w:sz w:val="20"/>
              </w:rPr>
            </w:pPr>
          </w:p>
        </w:tc>
        <w:tc>
          <w:tcPr>
            <w:tcW w:w="809" w:type="dxa"/>
          </w:tcPr>
          <w:p w14:paraId="3B660525" w14:textId="77777777" w:rsidR="009E7195" w:rsidRDefault="009E7195">
            <w:pPr>
              <w:pStyle w:val="TableParagraph"/>
              <w:rPr>
                <w:rFonts w:ascii="Times New Roman"/>
                <w:sz w:val="20"/>
              </w:rPr>
            </w:pPr>
          </w:p>
        </w:tc>
      </w:tr>
      <w:tr w:rsidR="009E7195" w14:paraId="7A1F094E" w14:textId="77777777">
        <w:trPr>
          <w:trHeight w:val="270"/>
        </w:trPr>
        <w:tc>
          <w:tcPr>
            <w:tcW w:w="1907" w:type="dxa"/>
          </w:tcPr>
          <w:p w14:paraId="5A198AA4" w14:textId="77777777" w:rsidR="009E7195" w:rsidRDefault="00A367DA">
            <w:pPr>
              <w:pStyle w:val="TableParagraph"/>
              <w:spacing w:before="2" w:line="249" w:lineRule="exact"/>
              <w:ind w:left="119"/>
            </w:pPr>
            <w:r>
              <w:t>Jacob</w:t>
            </w:r>
            <w:r>
              <w:rPr>
                <w:spacing w:val="-12"/>
              </w:rPr>
              <w:t xml:space="preserve"> </w:t>
            </w:r>
            <w:r>
              <w:rPr>
                <w:spacing w:val="-2"/>
              </w:rPr>
              <w:t>Burbank</w:t>
            </w:r>
          </w:p>
        </w:tc>
        <w:tc>
          <w:tcPr>
            <w:tcW w:w="3060" w:type="dxa"/>
          </w:tcPr>
          <w:p w14:paraId="20E88D9F"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148DD0A6" w14:textId="77777777" w:rsidR="009E7195" w:rsidRDefault="00A367DA">
            <w:pPr>
              <w:pStyle w:val="TableParagraph"/>
              <w:spacing w:before="2" w:line="249" w:lineRule="exact"/>
              <w:ind w:left="166"/>
            </w:pPr>
            <w:r>
              <w:t>In</w:t>
            </w:r>
            <w:r>
              <w:rPr>
                <w:spacing w:val="-3"/>
              </w:rPr>
              <w:t xml:space="preserve"> </w:t>
            </w:r>
            <w:r>
              <w:rPr>
                <w:spacing w:val="-2"/>
              </w:rPr>
              <w:t>person</w:t>
            </w:r>
          </w:p>
        </w:tc>
        <w:tc>
          <w:tcPr>
            <w:tcW w:w="820" w:type="dxa"/>
          </w:tcPr>
          <w:p w14:paraId="1F8A3983"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14CD1BD4"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1BB14133"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5399A64C" w14:textId="77777777">
        <w:trPr>
          <w:trHeight w:val="270"/>
        </w:trPr>
        <w:tc>
          <w:tcPr>
            <w:tcW w:w="1907" w:type="dxa"/>
          </w:tcPr>
          <w:p w14:paraId="13B4F5FE" w14:textId="77777777" w:rsidR="009E7195" w:rsidRDefault="00A367DA">
            <w:pPr>
              <w:pStyle w:val="TableParagraph"/>
              <w:spacing w:before="2" w:line="249" w:lineRule="exact"/>
              <w:ind w:left="119"/>
            </w:pPr>
            <w:r>
              <w:t>Lauren</w:t>
            </w:r>
            <w:r>
              <w:rPr>
                <w:spacing w:val="-8"/>
              </w:rPr>
              <w:t xml:space="preserve"> </w:t>
            </w:r>
            <w:r>
              <w:rPr>
                <w:spacing w:val="-2"/>
              </w:rPr>
              <w:t>Burke</w:t>
            </w:r>
          </w:p>
        </w:tc>
        <w:tc>
          <w:tcPr>
            <w:tcW w:w="3060" w:type="dxa"/>
          </w:tcPr>
          <w:p w14:paraId="204DC01B" w14:textId="77777777" w:rsidR="009E7195" w:rsidRDefault="00A367DA">
            <w:pPr>
              <w:pStyle w:val="TableParagraph"/>
              <w:spacing w:before="2" w:line="249" w:lineRule="exact"/>
              <w:ind w:left="152"/>
            </w:pPr>
            <w:r>
              <w:t>DFO</w:t>
            </w:r>
            <w:r>
              <w:rPr>
                <w:spacing w:val="-7"/>
              </w:rPr>
              <w:t xml:space="preserve"> </w:t>
            </w:r>
            <w:r>
              <w:t>Science</w:t>
            </w:r>
            <w:r>
              <w:rPr>
                <w:spacing w:val="-7"/>
              </w:rPr>
              <w:t xml:space="preserve"> </w:t>
            </w:r>
            <w:r>
              <w:t>-</w:t>
            </w:r>
            <w:r>
              <w:rPr>
                <w:spacing w:val="-7"/>
              </w:rPr>
              <w:t xml:space="preserve"> </w:t>
            </w:r>
            <w:r>
              <w:t>Central</w:t>
            </w:r>
            <w:r>
              <w:rPr>
                <w:spacing w:val="-7"/>
              </w:rPr>
              <w:t xml:space="preserve"> </w:t>
            </w:r>
            <w:r>
              <w:rPr>
                <w:spacing w:val="-5"/>
              </w:rPr>
              <w:t>and</w:t>
            </w:r>
          </w:p>
        </w:tc>
        <w:tc>
          <w:tcPr>
            <w:tcW w:w="1406" w:type="dxa"/>
          </w:tcPr>
          <w:p w14:paraId="61CF9370" w14:textId="77777777" w:rsidR="009E7195" w:rsidRDefault="00A367DA">
            <w:pPr>
              <w:pStyle w:val="TableParagraph"/>
              <w:spacing w:before="2" w:line="249" w:lineRule="exact"/>
              <w:ind w:left="166"/>
            </w:pPr>
            <w:r>
              <w:rPr>
                <w:spacing w:val="-2"/>
              </w:rPr>
              <w:t>Virtual</w:t>
            </w:r>
          </w:p>
        </w:tc>
        <w:tc>
          <w:tcPr>
            <w:tcW w:w="820" w:type="dxa"/>
          </w:tcPr>
          <w:p w14:paraId="73582266"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172CA6C8"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270706B9"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708FE21E" w14:textId="77777777">
        <w:trPr>
          <w:trHeight w:val="270"/>
        </w:trPr>
        <w:tc>
          <w:tcPr>
            <w:tcW w:w="1907" w:type="dxa"/>
          </w:tcPr>
          <w:p w14:paraId="488D8933" w14:textId="77777777" w:rsidR="009E7195" w:rsidRDefault="009E7195">
            <w:pPr>
              <w:pStyle w:val="TableParagraph"/>
              <w:rPr>
                <w:rFonts w:ascii="Times New Roman"/>
                <w:sz w:val="20"/>
              </w:rPr>
            </w:pPr>
          </w:p>
        </w:tc>
        <w:tc>
          <w:tcPr>
            <w:tcW w:w="3060" w:type="dxa"/>
          </w:tcPr>
          <w:p w14:paraId="78D55053" w14:textId="77777777" w:rsidR="009E7195" w:rsidRDefault="00A367DA">
            <w:pPr>
              <w:pStyle w:val="TableParagraph"/>
              <w:spacing w:before="2" w:line="249" w:lineRule="exact"/>
              <w:ind w:left="145"/>
            </w:pPr>
            <w:r>
              <w:t>Arctic</w:t>
            </w:r>
            <w:r>
              <w:rPr>
                <w:spacing w:val="-7"/>
              </w:rPr>
              <w:t xml:space="preserve"> </w:t>
            </w:r>
            <w:r>
              <w:rPr>
                <w:spacing w:val="-2"/>
              </w:rPr>
              <w:t>Region</w:t>
            </w:r>
          </w:p>
        </w:tc>
        <w:tc>
          <w:tcPr>
            <w:tcW w:w="1406" w:type="dxa"/>
          </w:tcPr>
          <w:p w14:paraId="2A778873" w14:textId="77777777" w:rsidR="009E7195" w:rsidRDefault="009E7195">
            <w:pPr>
              <w:pStyle w:val="TableParagraph"/>
              <w:rPr>
                <w:rFonts w:ascii="Times New Roman"/>
                <w:sz w:val="20"/>
              </w:rPr>
            </w:pPr>
          </w:p>
        </w:tc>
        <w:tc>
          <w:tcPr>
            <w:tcW w:w="820" w:type="dxa"/>
          </w:tcPr>
          <w:p w14:paraId="46BA66D7" w14:textId="77777777" w:rsidR="009E7195" w:rsidRDefault="009E7195">
            <w:pPr>
              <w:pStyle w:val="TableParagraph"/>
              <w:rPr>
                <w:rFonts w:ascii="Times New Roman"/>
                <w:sz w:val="20"/>
              </w:rPr>
            </w:pPr>
          </w:p>
        </w:tc>
        <w:tc>
          <w:tcPr>
            <w:tcW w:w="807" w:type="dxa"/>
          </w:tcPr>
          <w:p w14:paraId="78080F62" w14:textId="77777777" w:rsidR="009E7195" w:rsidRDefault="009E7195">
            <w:pPr>
              <w:pStyle w:val="TableParagraph"/>
              <w:rPr>
                <w:rFonts w:ascii="Times New Roman"/>
                <w:sz w:val="20"/>
              </w:rPr>
            </w:pPr>
          </w:p>
        </w:tc>
        <w:tc>
          <w:tcPr>
            <w:tcW w:w="809" w:type="dxa"/>
          </w:tcPr>
          <w:p w14:paraId="6843152A" w14:textId="77777777" w:rsidR="009E7195" w:rsidRDefault="009E7195">
            <w:pPr>
              <w:pStyle w:val="TableParagraph"/>
              <w:rPr>
                <w:rFonts w:ascii="Times New Roman"/>
                <w:sz w:val="20"/>
              </w:rPr>
            </w:pPr>
          </w:p>
        </w:tc>
      </w:tr>
      <w:tr w:rsidR="009E7195" w14:paraId="2A43C5C6" w14:textId="77777777">
        <w:trPr>
          <w:trHeight w:val="270"/>
        </w:trPr>
        <w:tc>
          <w:tcPr>
            <w:tcW w:w="1907" w:type="dxa"/>
          </w:tcPr>
          <w:p w14:paraId="5AE28E62" w14:textId="77777777" w:rsidR="009E7195" w:rsidRDefault="00A367DA">
            <w:pPr>
              <w:pStyle w:val="TableParagraph"/>
              <w:spacing w:before="2" w:line="249" w:lineRule="exact"/>
              <w:ind w:left="119"/>
            </w:pPr>
            <w:r>
              <w:rPr>
                <w:spacing w:val="-2"/>
              </w:rPr>
              <w:t>Barbara</w:t>
            </w:r>
          </w:p>
        </w:tc>
        <w:tc>
          <w:tcPr>
            <w:tcW w:w="3060" w:type="dxa"/>
          </w:tcPr>
          <w:p w14:paraId="407D3E9C"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6" w:type="dxa"/>
          </w:tcPr>
          <w:p w14:paraId="1FD7CDED" w14:textId="77777777" w:rsidR="009E7195" w:rsidRDefault="00A367DA">
            <w:pPr>
              <w:pStyle w:val="TableParagraph"/>
              <w:spacing w:before="2" w:line="249" w:lineRule="exact"/>
              <w:ind w:left="166"/>
            </w:pPr>
            <w:r>
              <w:rPr>
                <w:spacing w:val="-2"/>
              </w:rPr>
              <w:t>Virtual</w:t>
            </w:r>
          </w:p>
        </w:tc>
        <w:tc>
          <w:tcPr>
            <w:tcW w:w="820" w:type="dxa"/>
          </w:tcPr>
          <w:p w14:paraId="3503BC1D"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6B547528"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221F6A75"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67FD7800" w14:textId="77777777">
        <w:trPr>
          <w:trHeight w:val="270"/>
        </w:trPr>
        <w:tc>
          <w:tcPr>
            <w:tcW w:w="1907" w:type="dxa"/>
          </w:tcPr>
          <w:p w14:paraId="05070A69" w14:textId="77777777" w:rsidR="009E7195" w:rsidRDefault="00A367DA">
            <w:pPr>
              <w:pStyle w:val="TableParagraph"/>
              <w:spacing w:before="2" w:line="249" w:lineRule="exact"/>
              <w:ind w:left="119"/>
            </w:pPr>
            <w:r>
              <w:rPr>
                <w:spacing w:val="-2"/>
              </w:rPr>
              <w:t>Campbell</w:t>
            </w:r>
          </w:p>
        </w:tc>
        <w:tc>
          <w:tcPr>
            <w:tcW w:w="3060" w:type="dxa"/>
          </w:tcPr>
          <w:p w14:paraId="7A270A93" w14:textId="77777777" w:rsidR="009E7195" w:rsidRDefault="00A367DA">
            <w:pPr>
              <w:pStyle w:val="TableParagraph"/>
              <w:spacing w:before="2" w:line="249" w:lineRule="exact"/>
              <w:ind w:left="152"/>
            </w:pPr>
            <w:r>
              <w:rPr>
                <w:spacing w:val="-2"/>
              </w:rPr>
              <w:t>Region</w:t>
            </w:r>
          </w:p>
        </w:tc>
        <w:tc>
          <w:tcPr>
            <w:tcW w:w="1406" w:type="dxa"/>
          </w:tcPr>
          <w:p w14:paraId="46CD9E97" w14:textId="77777777" w:rsidR="009E7195" w:rsidRDefault="009E7195">
            <w:pPr>
              <w:pStyle w:val="TableParagraph"/>
              <w:rPr>
                <w:rFonts w:ascii="Times New Roman"/>
                <w:sz w:val="20"/>
              </w:rPr>
            </w:pPr>
          </w:p>
        </w:tc>
        <w:tc>
          <w:tcPr>
            <w:tcW w:w="820" w:type="dxa"/>
          </w:tcPr>
          <w:p w14:paraId="5949E3FD" w14:textId="77777777" w:rsidR="009E7195" w:rsidRDefault="009E7195">
            <w:pPr>
              <w:pStyle w:val="TableParagraph"/>
              <w:rPr>
                <w:rFonts w:ascii="Times New Roman"/>
                <w:sz w:val="20"/>
              </w:rPr>
            </w:pPr>
          </w:p>
        </w:tc>
        <w:tc>
          <w:tcPr>
            <w:tcW w:w="807" w:type="dxa"/>
          </w:tcPr>
          <w:p w14:paraId="02BC58A6" w14:textId="77777777" w:rsidR="009E7195" w:rsidRDefault="009E7195">
            <w:pPr>
              <w:pStyle w:val="TableParagraph"/>
              <w:rPr>
                <w:rFonts w:ascii="Times New Roman"/>
                <w:sz w:val="20"/>
              </w:rPr>
            </w:pPr>
          </w:p>
        </w:tc>
        <w:tc>
          <w:tcPr>
            <w:tcW w:w="809" w:type="dxa"/>
          </w:tcPr>
          <w:p w14:paraId="0EA195D3" w14:textId="77777777" w:rsidR="009E7195" w:rsidRDefault="009E7195">
            <w:pPr>
              <w:pStyle w:val="TableParagraph"/>
              <w:rPr>
                <w:rFonts w:ascii="Times New Roman"/>
                <w:sz w:val="20"/>
              </w:rPr>
            </w:pPr>
          </w:p>
        </w:tc>
      </w:tr>
      <w:tr w:rsidR="009E7195" w14:paraId="0F2353C9" w14:textId="77777777">
        <w:trPr>
          <w:trHeight w:val="270"/>
        </w:trPr>
        <w:tc>
          <w:tcPr>
            <w:tcW w:w="1907" w:type="dxa"/>
          </w:tcPr>
          <w:p w14:paraId="01F17943" w14:textId="77777777" w:rsidR="009E7195" w:rsidRDefault="00A367DA">
            <w:pPr>
              <w:pStyle w:val="TableParagraph"/>
              <w:spacing w:before="2" w:line="249" w:lineRule="exact"/>
              <w:ind w:left="119"/>
            </w:pPr>
            <w:proofErr w:type="spellStart"/>
            <w:r>
              <w:t>Karalea</w:t>
            </w:r>
            <w:proofErr w:type="spellEnd"/>
            <w:r>
              <w:rPr>
                <w:spacing w:val="-12"/>
              </w:rPr>
              <w:t xml:space="preserve"> </w:t>
            </w:r>
            <w:r>
              <w:rPr>
                <w:spacing w:val="-2"/>
              </w:rPr>
              <w:t>Cantera</w:t>
            </w:r>
          </w:p>
        </w:tc>
        <w:tc>
          <w:tcPr>
            <w:tcW w:w="3060" w:type="dxa"/>
          </w:tcPr>
          <w:p w14:paraId="27C5A9FA"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6" w:type="dxa"/>
          </w:tcPr>
          <w:p w14:paraId="65169CDC" w14:textId="77777777" w:rsidR="009E7195" w:rsidRDefault="00A367DA">
            <w:pPr>
              <w:pStyle w:val="TableParagraph"/>
              <w:spacing w:before="2" w:line="249" w:lineRule="exact"/>
              <w:ind w:left="166"/>
            </w:pPr>
            <w:r>
              <w:rPr>
                <w:spacing w:val="-2"/>
              </w:rPr>
              <w:t>Virtual</w:t>
            </w:r>
          </w:p>
        </w:tc>
        <w:tc>
          <w:tcPr>
            <w:tcW w:w="820" w:type="dxa"/>
          </w:tcPr>
          <w:p w14:paraId="2F8C87E1"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3D45820E"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2E9B1938"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757EE8A5" w14:textId="77777777">
        <w:trPr>
          <w:trHeight w:val="270"/>
        </w:trPr>
        <w:tc>
          <w:tcPr>
            <w:tcW w:w="1907" w:type="dxa"/>
          </w:tcPr>
          <w:p w14:paraId="595202B6" w14:textId="77777777" w:rsidR="009E7195" w:rsidRDefault="009E7195">
            <w:pPr>
              <w:pStyle w:val="TableParagraph"/>
              <w:rPr>
                <w:rFonts w:ascii="Times New Roman"/>
                <w:sz w:val="20"/>
              </w:rPr>
            </w:pPr>
          </w:p>
        </w:tc>
        <w:tc>
          <w:tcPr>
            <w:tcW w:w="3060" w:type="dxa"/>
          </w:tcPr>
          <w:p w14:paraId="3A3EDEE7" w14:textId="77777777" w:rsidR="009E7195" w:rsidRDefault="00A367DA">
            <w:pPr>
              <w:pStyle w:val="TableParagraph"/>
              <w:spacing w:before="2" w:line="249" w:lineRule="exact"/>
              <w:ind w:left="152"/>
            </w:pPr>
            <w:r>
              <w:rPr>
                <w:spacing w:val="-2"/>
              </w:rPr>
              <w:t>Region</w:t>
            </w:r>
          </w:p>
        </w:tc>
        <w:tc>
          <w:tcPr>
            <w:tcW w:w="1406" w:type="dxa"/>
          </w:tcPr>
          <w:p w14:paraId="18FA1525" w14:textId="77777777" w:rsidR="009E7195" w:rsidRDefault="009E7195">
            <w:pPr>
              <w:pStyle w:val="TableParagraph"/>
              <w:rPr>
                <w:rFonts w:ascii="Times New Roman"/>
                <w:sz w:val="20"/>
              </w:rPr>
            </w:pPr>
          </w:p>
        </w:tc>
        <w:tc>
          <w:tcPr>
            <w:tcW w:w="820" w:type="dxa"/>
          </w:tcPr>
          <w:p w14:paraId="4D09DC05" w14:textId="77777777" w:rsidR="009E7195" w:rsidRDefault="009E7195">
            <w:pPr>
              <w:pStyle w:val="TableParagraph"/>
              <w:rPr>
                <w:rFonts w:ascii="Times New Roman"/>
                <w:sz w:val="20"/>
              </w:rPr>
            </w:pPr>
          </w:p>
        </w:tc>
        <w:tc>
          <w:tcPr>
            <w:tcW w:w="807" w:type="dxa"/>
          </w:tcPr>
          <w:p w14:paraId="0E4A92C5" w14:textId="77777777" w:rsidR="009E7195" w:rsidRDefault="009E7195">
            <w:pPr>
              <w:pStyle w:val="TableParagraph"/>
              <w:rPr>
                <w:rFonts w:ascii="Times New Roman"/>
                <w:sz w:val="20"/>
              </w:rPr>
            </w:pPr>
          </w:p>
        </w:tc>
        <w:tc>
          <w:tcPr>
            <w:tcW w:w="809" w:type="dxa"/>
          </w:tcPr>
          <w:p w14:paraId="5DED5912" w14:textId="77777777" w:rsidR="009E7195" w:rsidRDefault="009E7195">
            <w:pPr>
              <w:pStyle w:val="TableParagraph"/>
              <w:rPr>
                <w:rFonts w:ascii="Times New Roman"/>
                <w:sz w:val="20"/>
              </w:rPr>
            </w:pPr>
          </w:p>
        </w:tc>
      </w:tr>
      <w:tr w:rsidR="009E7195" w14:paraId="17BC61D0" w14:textId="77777777">
        <w:trPr>
          <w:trHeight w:val="270"/>
        </w:trPr>
        <w:tc>
          <w:tcPr>
            <w:tcW w:w="1907" w:type="dxa"/>
          </w:tcPr>
          <w:p w14:paraId="20AFEB5E" w14:textId="77777777" w:rsidR="009E7195" w:rsidRDefault="00A367DA">
            <w:pPr>
              <w:pStyle w:val="TableParagraph"/>
              <w:spacing w:before="2" w:line="249" w:lineRule="exact"/>
              <w:ind w:left="119"/>
            </w:pPr>
            <w:r>
              <w:t>Lynn</w:t>
            </w:r>
            <w:r>
              <w:rPr>
                <w:spacing w:val="-13"/>
              </w:rPr>
              <w:t xml:space="preserve"> </w:t>
            </w:r>
            <w:r>
              <w:rPr>
                <w:spacing w:val="-2"/>
              </w:rPr>
              <w:t>Collier</w:t>
            </w:r>
          </w:p>
        </w:tc>
        <w:tc>
          <w:tcPr>
            <w:tcW w:w="3060" w:type="dxa"/>
          </w:tcPr>
          <w:p w14:paraId="17E53E82"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509BAE08" w14:textId="77777777" w:rsidR="009E7195" w:rsidRDefault="00A367DA">
            <w:pPr>
              <w:pStyle w:val="TableParagraph"/>
              <w:spacing w:before="2" w:line="249" w:lineRule="exact"/>
              <w:ind w:left="166"/>
            </w:pPr>
            <w:r>
              <w:rPr>
                <w:spacing w:val="-2"/>
              </w:rPr>
              <w:t>Virtual</w:t>
            </w:r>
          </w:p>
        </w:tc>
        <w:tc>
          <w:tcPr>
            <w:tcW w:w="820" w:type="dxa"/>
          </w:tcPr>
          <w:p w14:paraId="7F705A92"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144F81F0"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49388112"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0D3A8822" w14:textId="77777777">
        <w:trPr>
          <w:trHeight w:val="270"/>
        </w:trPr>
        <w:tc>
          <w:tcPr>
            <w:tcW w:w="1907" w:type="dxa"/>
          </w:tcPr>
          <w:p w14:paraId="31012CF9" w14:textId="77777777" w:rsidR="009E7195" w:rsidRDefault="009E7195">
            <w:pPr>
              <w:pStyle w:val="TableParagraph"/>
              <w:rPr>
                <w:rFonts w:ascii="Times New Roman"/>
                <w:sz w:val="20"/>
              </w:rPr>
            </w:pPr>
          </w:p>
        </w:tc>
        <w:tc>
          <w:tcPr>
            <w:tcW w:w="3060" w:type="dxa"/>
          </w:tcPr>
          <w:p w14:paraId="15272014" w14:textId="77777777" w:rsidR="009E7195" w:rsidRDefault="00A367DA">
            <w:pPr>
              <w:pStyle w:val="TableParagraph"/>
              <w:spacing w:before="2" w:line="249" w:lineRule="exact"/>
              <w:ind w:left="152"/>
            </w:pPr>
            <w:r>
              <w:rPr>
                <w:spacing w:val="-2"/>
              </w:rPr>
              <w:t>Region</w:t>
            </w:r>
          </w:p>
        </w:tc>
        <w:tc>
          <w:tcPr>
            <w:tcW w:w="1406" w:type="dxa"/>
          </w:tcPr>
          <w:p w14:paraId="19066E05" w14:textId="77777777" w:rsidR="009E7195" w:rsidRDefault="009E7195">
            <w:pPr>
              <w:pStyle w:val="TableParagraph"/>
              <w:rPr>
                <w:rFonts w:ascii="Times New Roman"/>
                <w:sz w:val="20"/>
              </w:rPr>
            </w:pPr>
          </w:p>
        </w:tc>
        <w:tc>
          <w:tcPr>
            <w:tcW w:w="820" w:type="dxa"/>
          </w:tcPr>
          <w:p w14:paraId="26B7659F" w14:textId="77777777" w:rsidR="009E7195" w:rsidRDefault="009E7195">
            <w:pPr>
              <w:pStyle w:val="TableParagraph"/>
              <w:rPr>
                <w:rFonts w:ascii="Times New Roman"/>
                <w:sz w:val="20"/>
              </w:rPr>
            </w:pPr>
          </w:p>
        </w:tc>
        <w:tc>
          <w:tcPr>
            <w:tcW w:w="807" w:type="dxa"/>
          </w:tcPr>
          <w:p w14:paraId="64C25A41" w14:textId="77777777" w:rsidR="009E7195" w:rsidRDefault="009E7195">
            <w:pPr>
              <w:pStyle w:val="TableParagraph"/>
              <w:rPr>
                <w:rFonts w:ascii="Times New Roman"/>
                <w:sz w:val="20"/>
              </w:rPr>
            </w:pPr>
          </w:p>
        </w:tc>
        <w:tc>
          <w:tcPr>
            <w:tcW w:w="809" w:type="dxa"/>
          </w:tcPr>
          <w:p w14:paraId="0F0D531F" w14:textId="77777777" w:rsidR="009E7195" w:rsidRDefault="009E7195">
            <w:pPr>
              <w:pStyle w:val="TableParagraph"/>
              <w:rPr>
                <w:rFonts w:ascii="Times New Roman"/>
                <w:sz w:val="20"/>
              </w:rPr>
            </w:pPr>
          </w:p>
        </w:tc>
      </w:tr>
      <w:tr w:rsidR="009E7195" w14:paraId="77896209" w14:textId="77777777">
        <w:trPr>
          <w:trHeight w:val="270"/>
        </w:trPr>
        <w:tc>
          <w:tcPr>
            <w:tcW w:w="1907" w:type="dxa"/>
          </w:tcPr>
          <w:p w14:paraId="198538DA" w14:textId="77777777" w:rsidR="009E7195" w:rsidRDefault="00A367DA">
            <w:pPr>
              <w:pStyle w:val="TableParagraph"/>
              <w:spacing w:before="2" w:line="249" w:lineRule="exact"/>
              <w:ind w:left="119"/>
            </w:pPr>
            <w:r>
              <w:rPr>
                <w:spacing w:val="-2"/>
              </w:rPr>
              <w:t>Peter</w:t>
            </w:r>
            <w:r>
              <w:rPr>
                <w:spacing w:val="-8"/>
              </w:rPr>
              <w:t xml:space="preserve"> </w:t>
            </w:r>
            <w:r>
              <w:rPr>
                <w:spacing w:val="-2"/>
              </w:rPr>
              <w:t>Comeau</w:t>
            </w:r>
          </w:p>
        </w:tc>
        <w:tc>
          <w:tcPr>
            <w:tcW w:w="3060" w:type="dxa"/>
          </w:tcPr>
          <w:p w14:paraId="26E2B506"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62477900" w14:textId="77777777" w:rsidR="009E7195" w:rsidRDefault="00A367DA">
            <w:pPr>
              <w:pStyle w:val="TableParagraph"/>
              <w:spacing w:before="2" w:line="249" w:lineRule="exact"/>
              <w:ind w:left="166"/>
            </w:pPr>
            <w:r>
              <w:t>In</w:t>
            </w:r>
            <w:r>
              <w:rPr>
                <w:spacing w:val="-3"/>
              </w:rPr>
              <w:t xml:space="preserve"> </w:t>
            </w:r>
            <w:r>
              <w:rPr>
                <w:spacing w:val="-2"/>
              </w:rPr>
              <w:t>person</w:t>
            </w:r>
          </w:p>
        </w:tc>
        <w:tc>
          <w:tcPr>
            <w:tcW w:w="820" w:type="dxa"/>
          </w:tcPr>
          <w:p w14:paraId="6AF9DC53"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0E864881"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50982327"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5E856B17" w14:textId="77777777">
        <w:trPr>
          <w:trHeight w:val="270"/>
        </w:trPr>
        <w:tc>
          <w:tcPr>
            <w:tcW w:w="1907" w:type="dxa"/>
          </w:tcPr>
          <w:p w14:paraId="6C82EF6C" w14:textId="77777777" w:rsidR="009E7195" w:rsidRDefault="009E7195">
            <w:pPr>
              <w:pStyle w:val="TableParagraph"/>
              <w:rPr>
                <w:rFonts w:ascii="Times New Roman"/>
                <w:sz w:val="20"/>
              </w:rPr>
            </w:pPr>
          </w:p>
        </w:tc>
        <w:tc>
          <w:tcPr>
            <w:tcW w:w="3060" w:type="dxa"/>
          </w:tcPr>
          <w:p w14:paraId="762801AF" w14:textId="77777777" w:rsidR="009E7195" w:rsidRDefault="00A367DA">
            <w:pPr>
              <w:pStyle w:val="TableParagraph"/>
              <w:spacing w:before="2" w:line="249" w:lineRule="exact"/>
              <w:ind w:left="152"/>
            </w:pPr>
            <w:r>
              <w:rPr>
                <w:spacing w:val="-2"/>
              </w:rPr>
              <w:t>Region</w:t>
            </w:r>
          </w:p>
        </w:tc>
        <w:tc>
          <w:tcPr>
            <w:tcW w:w="1406" w:type="dxa"/>
          </w:tcPr>
          <w:p w14:paraId="77D595B9" w14:textId="77777777" w:rsidR="009E7195" w:rsidRDefault="009E7195">
            <w:pPr>
              <w:pStyle w:val="TableParagraph"/>
              <w:rPr>
                <w:rFonts w:ascii="Times New Roman"/>
                <w:sz w:val="20"/>
              </w:rPr>
            </w:pPr>
          </w:p>
        </w:tc>
        <w:tc>
          <w:tcPr>
            <w:tcW w:w="820" w:type="dxa"/>
          </w:tcPr>
          <w:p w14:paraId="57DDE3D9" w14:textId="77777777" w:rsidR="009E7195" w:rsidRDefault="009E7195">
            <w:pPr>
              <w:pStyle w:val="TableParagraph"/>
              <w:rPr>
                <w:rFonts w:ascii="Times New Roman"/>
                <w:sz w:val="20"/>
              </w:rPr>
            </w:pPr>
          </w:p>
        </w:tc>
        <w:tc>
          <w:tcPr>
            <w:tcW w:w="807" w:type="dxa"/>
          </w:tcPr>
          <w:p w14:paraId="767AEF98" w14:textId="77777777" w:rsidR="009E7195" w:rsidRDefault="009E7195">
            <w:pPr>
              <w:pStyle w:val="TableParagraph"/>
              <w:rPr>
                <w:rFonts w:ascii="Times New Roman"/>
                <w:sz w:val="20"/>
              </w:rPr>
            </w:pPr>
          </w:p>
        </w:tc>
        <w:tc>
          <w:tcPr>
            <w:tcW w:w="809" w:type="dxa"/>
          </w:tcPr>
          <w:p w14:paraId="65468C68" w14:textId="77777777" w:rsidR="009E7195" w:rsidRDefault="009E7195">
            <w:pPr>
              <w:pStyle w:val="TableParagraph"/>
              <w:rPr>
                <w:rFonts w:ascii="Times New Roman"/>
                <w:sz w:val="20"/>
              </w:rPr>
            </w:pPr>
          </w:p>
        </w:tc>
      </w:tr>
      <w:tr w:rsidR="009E7195" w14:paraId="2CE27E52" w14:textId="77777777">
        <w:trPr>
          <w:trHeight w:val="270"/>
        </w:trPr>
        <w:tc>
          <w:tcPr>
            <w:tcW w:w="1907" w:type="dxa"/>
          </w:tcPr>
          <w:p w14:paraId="3F6A2E1E" w14:textId="77777777" w:rsidR="009E7195" w:rsidRDefault="00A367DA">
            <w:pPr>
              <w:pStyle w:val="TableParagraph"/>
              <w:spacing w:before="2" w:line="249" w:lineRule="exact"/>
              <w:ind w:left="119"/>
            </w:pPr>
            <w:r>
              <w:t>Chelsea</w:t>
            </w:r>
            <w:r>
              <w:rPr>
                <w:spacing w:val="-10"/>
              </w:rPr>
              <w:t xml:space="preserve"> </w:t>
            </w:r>
            <w:r>
              <w:rPr>
                <w:spacing w:val="-4"/>
              </w:rPr>
              <w:t>Cooke</w:t>
            </w:r>
          </w:p>
        </w:tc>
        <w:tc>
          <w:tcPr>
            <w:tcW w:w="3060" w:type="dxa"/>
          </w:tcPr>
          <w:p w14:paraId="677809CA"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6" w:type="dxa"/>
          </w:tcPr>
          <w:p w14:paraId="031C82DF" w14:textId="77777777" w:rsidR="009E7195" w:rsidRDefault="00A367DA">
            <w:pPr>
              <w:pStyle w:val="TableParagraph"/>
              <w:spacing w:before="2" w:line="249" w:lineRule="exact"/>
              <w:ind w:left="166"/>
            </w:pPr>
            <w:r>
              <w:rPr>
                <w:spacing w:val="-2"/>
              </w:rPr>
              <w:t>Virtual</w:t>
            </w:r>
          </w:p>
        </w:tc>
        <w:tc>
          <w:tcPr>
            <w:tcW w:w="820" w:type="dxa"/>
          </w:tcPr>
          <w:p w14:paraId="77D55B7B"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4F237FE9"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1FEEF2BA"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5CDEDB3B" w14:textId="77777777">
        <w:trPr>
          <w:trHeight w:val="270"/>
        </w:trPr>
        <w:tc>
          <w:tcPr>
            <w:tcW w:w="1907" w:type="dxa"/>
          </w:tcPr>
          <w:p w14:paraId="0814E4D6" w14:textId="77777777" w:rsidR="009E7195" w:rsidRDefault="009E7195">
            <w:pPr>
              <w:pStyle w:val="TableParagraph"/>
              <w:rPr>
                <w:rFonts w:ascii="Times New Roman"/>
                <w:sz w:val="20"/>
              </w:rPr>
            </w:pPr>
          </w:p>
        </w:tc>
        <w:tc>
          <w:tcPr>
            <w:tcW w:w="3060" w:type="dxa"/>
          </w:tcPr>
          <w:p w14:paraId="249B9F70" w14:textId="77777777" w:rsidR="009E7195" w:rsidRDefault="00A367DA">
            <w:pPr>
              <w:pStyle w:val="TableParagraph"/>
              <w:spacing w:before="2" w:line="249" w:lineRule="exact"/>
              <w:ind w:left="152"/>
            </w:pPr>
            <w:r>
              <w:rPr>
                <w:spacing w:val="-2"/>
              </w:rPr>
              <w:t>Region</w:t>
            </w:r>
          </w:p>
        </w:tc>
        <w:tc>
          <w:tcPr>
            <w:tcW w:w="1406" w:type="dxa"/>
          </w:tcPr>
          <w:p w14:paraId="01406049" w14:textId="77777777" w:rsidR="009E7195" w:rsidRDefault="009E7195">
            <w:pPr>
              <w:pStyle w:val="TableParagraph"/>
              <w:rPr>
                <w:rFonts w:ascii="Times New Roman"/>
                <w:sz w:val="20"/>
              </w:rPr>
            </w:pPr>
          </w:p>
        </w:tc>
        <w:tc>
          <w:tcPr>
            <w:tcW w:w="820" w:type="dxa"/>
          </w:tcPr>
          <w:p w14:paraId="1DBA86C5" w14:textId="77777777" w:rsidR="009E7195" w:rsidRDefault="009E7195">
            <w:pPr>
              <w:pStyle w:val="TableParagraph"/>
              <w:rPr>
                <w:rFonts w:ascii="Times New Roman"/>
                <w:sz w:val="20"/>
              </w:rPr>
            </w:pPr>
          </w:p>
        </w:tc>
        <w:tc>
          <w:tcPr>
            <w:tcW w:w="807" w:type="dxa"/>
          </w:tcPr>
          <w:p w14:paraId="17D0FA87" w14:textId="77777777" w:rsidR="009E7195" w:rsidRDefault="009E7195">
            <w:pPr>
              <w:pStyle w:val="TableParagraph"/>
              <w:rPr>
                <w:rFonts w:ascii="Times New Roman"/>
                <w:sz w:val="20"/>
              </w:rPr>
            </w:pPr>
          </w:p>
        </w:tc>
        <w:tc>
          <w:tcPr>
            <w:tcW w:w="809" w:type="dxa"/>
          </w:tcPr>
          <w:p w14:paraId="4727CC8B" w14:textId="77777777" w:rsidR="009E7195" w:rsidRDefault="009E7195">
            <w:pPr>
              <w:pStyle w:val="TableParagraph"/>
              <w:rPr>
                <w:rFonts w:ascii="Times New Roman"/>
                <w:sz w:val="20"/>
              </w:rPr>
            </w:pPr>
          </w:p>
        </w:tc>
      </w:tr>
      <w:tr w:rsidR="009E7195" w14:paraId="0A925681" w14:textId="77777777">
        <w:trPr>
          <w:trHeight w:val="270"/>
        </w:trPr>
        <w:tc>
          <w:tcPr>
            <w:tcW w:w="1907" w:type="dxa"/>
          </w:tcPr>
          <w:p w14:paraId="6C8D49C9" w14:textId="77777777" w:rsidR="009E7195" w:rsidRDefault="00A367DA">
            <w:pPr>
              <w:pStyle w:val="TableParagraph"/>
              <w:spacing w:before="2" w:line="249" w:lineRule="exact"/>
              <w:ind w:left="119"/>
            </w:pPr>
            <w:r>
              <w:rPr>
                <w:spacing w:val="-2"/>
              </w:rPr>
              <w:t>Christopher</w:t>
            </w:r>
          </w:p>
        </w:tc>
        <w:tc>
          <w:tcPr>
            <w:tcW w:w="3060" w:type="dxa"/>
          </w:tcPr>
          <w:p w14:paraId="03549EAE"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Dalhousie</w:t>
            </w:r>
          </w:p>
        </w:tc>
        <w:tc>
          <w:tcPr>
            <w:tcW w:w="1406" w:type="dxa"/>
          </w:tcPr>
          <w:p w14:paraId="60583A06" w14:textId="77777777" w:rsidR="009E7195" w:rsidRDefault="00A367DA">
            <w:pPr>
              <w:pStyle w:val="TableParagraph"/>
              <w:spacing w:before="2" w:line="249" w:lineRule="exact"/>
              <w:ind w:left="166"/>
            </w:pPr>
            <w:r>
              <w:t>In</w:t>
            </w:r>
            <w:r>
              <w:rPr>
                <w:spacing w:val="-3"/>
              </w:rPr>
              <w:t xml:space="preserve"> </w:t>
            </w:r>
            <w:r>
              <w:rPr>
                <w:spacing w:val="-2"/>
              </w:rPr>
              <w:t>person</w:t>
            </w:r>
          </w:p>
        </w:tc>
        <w:tc>
          <w:tcPr>
            <w:tcW w:w="820" w:type="dxa"/>
          </w:tcPr>
          <w:p w14:paraId="33B6D698"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08534A9B"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7E61D76C"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3D371183" w14:textId="77777777">
        <w:trPr>
          <w:trHeight w:val="270"/>
        </w:trPr>
        <w:tc>
          <w:tcPr>
            <w:tcW w:w="1907" w:type="dxa"/>
          </w:tcPr>
          <w:p w14:paraId="2B0D478A" w14:textId="77777777" w:rsidR="009E7195" w:rsidRDefault="00A367DA">
            <w:pPr>
              <w:pStyle w:val="TableParagraph"/>
              <w:spacing w:before="2" w:line="249" w:lineRule="exact"/>
              <w:ind w:left="119"/>
            </w:pPr>
            <w:r>
              <w:rPr>
                <w:spacing w:val="-2"/>
              </w:rPr>
              <w:t>Corriveau</w:t>
            </w:r>
          </w:p>
        </w:tc>
        <w:tc>
          <w:tcPr>
            <w:tcW w:w="3060" w:type="dxa"/>
          </w:tcPr>
          <w:p w14:paraId="377E4735" w14:textId="77777777" w:rsidR="009E7195" w:rsidRDefault="00A367DA">
            <w:pPr>
              <w:pStyle w:val="TableParagraph"/>
              <w:spacing w:before="2" w:line="249" w:lineRule="exact"/>
              <w:ind w:left="152"/>
            </w:pPr>
            <w:r>
              <w:rPr>
                <w:spacing w:val="-2"/>
              </w:rPr>
              <w:t>University</w:t>
            </w:r>
            <w:r>
              <w:rPr>
                <w:spacing w:val="3"/>
              </w:rPr>
              <w:t xml:space="preserve"> </w:t>
            </w:r>
            <w:r>
              <w:rPr>
                <w:spacing w:val="-2"/>
              </w:rPr>
              <w:t>Region</w:t>
            </w:r>
          </w:p>
        </w:tc>
        <w:tc>
          <w:tcPr>
            <w:tcW w:w="1406" w:type="dxa"/>
          </w:tcPr>
          <w:p w14:paraId="027EA070" w14:textId="77777777" w:rsidR="009E7195" w:rsidRDefault="009E7195">
            <w:pPr>
              <w:pStyle w:val="TableParagraph"/>
              <w:rPr>
                <w:rFonts w:ascii="Times New Roman"/>
                <w:sz w:val="20"/>
              </w:rPr>
            </w:pPr>
          </w:p>
        </w:tc>
        <w:tc>
          <w:tcPr>
            <w:tcW w:w="820" w:type="dxa"/>
          </w:tcPr>
          <w:p w14:paraId="4EDD968B" w14:textId="77777777" w:rsidR="009E7195" w:rsidRDefault="009E7195">
            <w:pPr>
              <w:pStyle w:val="TableParagraph"/>
              <w:rPr>
                <w:rFonts w:ascii="Times New Roman"/>
                <w:sz w:val="20"/>
              </w:rPr>
            </w:pPr>
          </w:p>
        </w:tc>
        <w:tc>
          <w:tcPr>
            <w:tcW w:w="807" w:type="dxa"/>
          </w:tcPr>
          <w:p w14:paraId="25E532A2" w14:textId="77777777" w:rsidR="009E7195" w:rsidRDefault="009E7195">
            <w:pPr>
              <w:pStyle w:val="TableParagraph"/>
              <w:rPr>
                <w:rFonts w:ascii="Times New Roman"/>
                <w:sz w:val="20"/>
              </w:rPr>
            </w:pPr>
          </w:p>
        </w:tc>
        <w:tc>
          <w:tcPr>
            <w:tcW w:w="809" w:type="dxa"/>
          </w:tcPr>
          <w:p w14:paraId="64D43D0D" w14:textId="77777777" w:rsidR="009E7195" w:rsidRDefault="009E7195">
            <w:pPr>
              <w:pStyle w:val="TableParagraph"/>
              <w:rPr>
                <w:rFonts w:ascii="Times New Roman"/>
                <w:sz w:val="20"/>
              </w:rPr>
            </w:pPr>
          </w:p>
        </w:tc>
      </w:tr>
      <w:tr w:rsidR="009E7195" w14:paraId="0B10B68A" w14:textId="77777777">
        <w:trPr>
          <w:trHeight w:val="270"/>
        </w:trPr>
        <w:tc>
          <w:tcPr>
            <w:tcW w:w="1907" w:type="dxa"/>
          </w:tcPr>
          <w:p w14:paraId="04A796C0" w14:textId="77777777" w:rsidR="009E7195" w:rsidRDefault="00A367DA">
            <w:pPr>
              <w:pStyle w:val="TableParagraph"/>
              <w:spacing w:before="2" w:line="249" w:lineRule="exact"/>
              <w:ind w:left="119"/>
            </w:pPr>
            <w:r>
              <w:t>Abby</w:t>
            </w:r>
            <w:r>
              <w:rPr>
                <w:spacing w:val="-15"/>
              </w:rPr>
              <w:t xml:space="preserve"> </w:t>
            </w:r>
            <w:r>
              <w:rPr>
                <w:spacing w:val="-2"/>
              </w:rPr>
              <w:t>Daigle</w:t>
            </w:r>
          </w:p>
        </w:tc>
        <w:tc>
          <w:tcPr>
            <w:tcW w:w="3060" w:type="dxa"/>
          </w:tcPr>
          <w:p w14:paraId="2C4EF428"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6BF9630B" w14:textId="77777777" w:rsidR="009E7195" w:rsidRDefault="00A367DA">
            <w:pPr>
              <w:pStyle w:val="TableParagraph"/>
              <w:spacing w:before="2" w:line="249" w:lineRule="exact"/>
              <w:ind w:left="166"/>
            </w:pPr>
            <w:r>
              <w:t>In</w:t>
            </w:r>
            <w:r>
              <w:rPr>
                <w:spacing w:val="-3"/>
              </w:rPr>
              <w:t xml:space="preserve"> </w:t>
            </w:r>
            <w:r>
              <w:rPr>
                <w:spacing w:val="-2"/>
              </w:rPr>
              <w:t>person</w:t>
            </w:r>
          </w:p>
        </w:tc>
        <w:tc>
          <w:tcPr>
            <w:tcW w:w="820" w:type="dxa"/>
          </w:tcPr>
          <w:p w14:paraId="595985E5"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5A72876B"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76C1FCEB"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162780BB" w14:textId="77777777">
        <w:trPr>
          <w:trHeight w:val="270"/>
        </w:trPr>
        <w:tc>
          <w:tcPr>
            <w:tcW w:w="1907" w:type="dxa"/>
          </w:tcPr>
          <w:p w14:paraId="1B3786A8" w14:textId="77777777" w:rsidR="009E7195" w:rsidRDefault="00A367DA">
            <w:pPr>
              <w:pStyle w:val="TableParagraph"/>
              <w:spacing w:before="2" w:line="249" w:lineRule="exact"/>
              <w:ind w:left="119"/>
            </w:pPr>
            <w:r>
              <w:t>Andrew</w:t>
            </w:r>
            <w:r>
              <w:rPr>
                <w:spacing w:val="-14"/>
              </w:rPr>
              <w:t xml:space="preserve"> </w:t>
            </w:r>
            <w:r>
              <w:rPr>
                <w:spacing w:val="-2"/>
              </w:rPr>
              <w:t>Darcy</w:t>
            </w:r>
          </w:p>
        </w:tc>
        <w:tc>
          <w:tcPr>
            <w:tcW w:w="3060" w:type="dxa"/>
          </w:tcPr>
          <w:p w14:paraId="3C358930"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6CDCCC14" w14:textId="77777777" w:rsidR="009E7195" w:rsidRDefault="00A367DA">
            <w:pPr>
              <w:pStyle w:val="TableParagraph"/>
              <w:spacing w:before="2" w:line="249" w:lineRule="exact"/>
              <w:ind w:left="166"/>
            </w:pPr>
            <w:r>
              <w:t>In</w:t>
            </w:r>
            <w:r>
              <w:rPr>
                <w:spacing w:val="-3"/>
              </w:rPr>
              <w:t xml:space="preserve"> </w:t>
            </w:r>
            <w:r>
              <w:rPr>
                <w:spacing w:val="-2"/>
              </w:rPr>
              <w:t>person</w:t>
            </w:r>
          </w:p>
        </w:tc>
        <w:tc>
          <w:tcPr>
            <w:tcW w:w="820" w:type="dxa"/>
          </w:tcPr>
          <w:p w14:paraId="6D8E0CB4"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7D8A55E4"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3F0DF973" w14:textId="77777777" w:rsidR="009E7195" w:rsidRDefault="009E7195">
            <w:pPr>
              <w:pStyle w:val="TableParagraph"/>
              <w:rPr>
                <w:rFonts w:ascii="Times New Roman"/>
                <w:sz w:val="20"/>
              </w:rPr>
            </w:pPr>
          </w:p>
        </w:tc>
      </w:tr>
      <w:tr w:rsidR="009E7195" w14:paraId="47E02484" w14:textId="77777777">
        <w:trPr>
          <w:trHeight w:val="270"/>
        </w:trPr>
        <w:tc>
          <w:tcPr>
            <w:tcW w:w="1907" w:type="dxa"/>
          </w:tcPr>
          <w:p w14:paraId="04823225" w14:textId="77777777" w:rsidR="009E7195" w:rsidRDefault="00A367DA">
            <w:pPr>
              <w:pStyle w:val="TableParagraph"/>
              <w:spacing w:before="2" w:line="249" w:lineRule="exact"/>
              <w:ind w:left="119"/>
            </w:pPr>
            <w:r>
              <w:rPr>
                <w:spacing w:val="-2"/>
              </w:rPr>
              <w:t>Guillaume</w:t>
            </w:r>
          </w:p>
        </w:tc>
        <w:tc>
          <w:tcPr>
            <w:tcW w:w="3060" w:type="dxa"/>
          </w:tcPr>
          <w:p w14:paraId="11CA6F5D"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1E1F05EC" w14:textId="77777777" w:rsidR="009E7195" w:rsidRDefault="00A367DA">
            <w:pPr>
              <w:pStyle w:val="TableParagraph"/>
              <w:spacing w:before="2" w:line="249" w:lineRule="exact"/>
              <w:ind w:left="166"/>
            </w:pPr>
            <w:r>
              <w:t>In</w:t>
            </w:r>
            <w:r>
              <w:rPr>
                <w:spacing w:val="-3"/>
              </w:rPr>
              <w:t xml:space="preserve"> </w:t>
            </w:r>
            <w:r>
              <w:rPr>
                <w:spacing w:val="-2"/>
              </w:rPr>
              <w:t>person</w:t>
            </w:r>
          </w:p>
        </w:tc>
        <w:tc>
          <w:tcPr>
            <w:tcW w:w="820" w:type="dxa"/>
          </w:tcPr>
          <w:p w14:paraId="2732FEFC"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6A6CD1A0"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6BB2DD49"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01928616" w14:textId="77777777">
        <w:trPr>
          <w:trHeight w:val="270"/>
        </w:trPr>
        <w:tc>
          <w:tcPr>
            <w:tcW w:w="1907" w:type="dxa"/>
          </w:tcPr>
          <w:p w14:paraId="7CE5C47A" w14:textId="77777777" w:rsidR="009E7195" w:rsidRDefault="00A367DA">
            <w:pPr>
              <w:pStyle w:val="TableParagraph"/>
              <w:spacing w:before="2" w:line="249" w:lineRule="exact"/>
              <w:ind w:left="119"/>
            </w:pPr>
            <w:r>
              <w:rPr>
                <w:spacing w:val="-2"/>
              </w:rPr>
              <w:t>Dauphin</w:t>
            </w:r>
          </w:p>
        </w:tc>
        <w:tc>
          <w:tcPr>
            <w:tcW w:w="3060" w:type="dxa"/>
          </w:tcPr>
          <w:p w14:paraId="15AF6513" w14:textId="77777777" w:rsidR="009E7195" w:rsidRDefault="009E7195">
            <w:pPr>
              <w:pStyle w:val="TableParagraph"/>
              <w:rPr>
                <w:rFonts w:ascii="Times New Roman"/>
                <w:sz w:val="20"/>
              </w:rPr>
            </w:pPr>
          </w:p>
        </w:tc>
        <w:tc>
          <w:tcPr>
            <w:tcW w:w="1406" w:type="dxa"/>
          </w:tcPr>
          <w:p w14:paraId="04C53AFC" w14:textId="77777777" w:rsidR="009E7195" w:rsidRDefault="009E7195">
            <w:pPr>
              <w:pStyle w:val="TableParagraph"/>
              <w:rPr>
                <w:rFonts w:ascii="Times New Roman"/>
                <w:sz w:val="20"/>
              </w:rPr>
            </w:pPr>
          </w:p>
        </w:tc>
        <w:tc>
          <w:tcPr>
            <w:tcW w:w="820" w:type="dxa"/>
          </w:tcPr>
          <w:p w14:paraId="1D74880D" w14:textId="77777777" w:rsidR="009E7195" w:rsidRDefault="009E7195">
            <w:pPr>
              <w:pStyle w:val="TableParagraph"/>
              <w:rPr>
                <w:rFonts w:ascii="Times New Roman"/>
                <w:sz w:val="20"/>
              </w:rPr>
            </w:pPr>
          </w:p>
        </w:tc>
        <w:tc>
          <w:tcPr>
            <w:tcW w:w="807" w:type="dxa"/>
          </w:tcPr>
          <w:p w14:paraId="1A941E89" w14:textId="77777777" w:rsidR="009E7195" w:rsidRDefault="009E7195">
            <w:pPr>
              <w:pStyle w:val="TableParagraph"/>
              <w:rPr>
                <w:rFonts w:ascii="Times New Roman"/>
                <w:sz w:val="20"/>
              </w:rPr>
            </w:pPr>
          </w:p>
        </w:tc>
        <w:tc>
          <w:tcPr>
            <w:tcW w:w="809" w:type="dxa"/>
          </w:tcPr>
          <w:p w14:paraId="3F643002" w14:textId="77777777" w:rsidR="009E7195" w:rsidRDefault="009E7195">
            <w:pPr>
              <w:pStyle w:val="TableParagraph"/>
              <w:rPr>
                <w:rFonts w:ascii="Times New Roman"/>
                <w:sz w:val="20"/>
              </w:rPr>
            </w:pPr>
          </w:p>
        </w:tc>
      </w:tr>
      <w:tr w:rsidR="009E7195" w14:paraId="1763E532" w14:textId="77777777">
        <w:trPr>
          <w:trHeight w:val="270"/>
        </w:trPr>
        <w:tc>
          <w:tcPr>
            <w:tcW w:w="1907" w:type="dxa"/>
          </w:tcPr>
          <w:p w14:paraId="6D2EA6CC" w14:textId="77777777" w:rsidR="009E7195" w:rsidRDefault="00A367DA">
            <w:pPr>
              <w:pStyle w:val="TableParagraph"/>
              <w:spacing w:before="2" w:line="249" w:lineRule="exact"/>
              <w:ind w:left="119"/>
            </w:pPr>
            <w:r>
              <w:t>Julie</w:t>
            </w:r>
            <w:r>
              <w:rPr>
                <w:spacing w:val="-11"/>
              </w:rPr>
              <w:t xml:space="preserve"> </w:t>
            </w:r>
            <w:r>
              <w:rPr>
                <w:spacing w:val="-2"/>
              </w:rPr>
              <w:t>Davies</w:t>
            </w:r>
          </w:p>
        </w:tc>
        <w:tc>
          <w:tcPr>
            <w:tcW w:w="3060" w:type="dxa"/>
          </w:tcPr>
          <w:p w14:paraId="31C1D1C7" w14:textId="77777777" w:rsidR="009E7195" w:rsidRDefault="00A367DA">
            <w:pPr>
              <w:pStyle w:val="TableParagraph"/>
              <w:spacing w:before="2" w:line="249" w:lineRule="exact"/>
              <w:ind w:left="152"/>
            </w:pPr>
            <w:r>
              <w:t>DTU</w:t>
            </w:r>
            <w:r>
              <w:rPr>
                <w:spacing w:val="-6"/>
              </w:rPr>
              <w:t xml:space="preserve"> </w:t>
            </w:r>
            <w:r>
              <w:rPr>
                <w:spacing w:val="-4"/>
              </w:rPr>
              <w:t>Aqua</w:t>
            </w:r>
          </w:p>
        </w:tc>
        <w:tc>
          <w:tcPr>
            <w:tcW w:w="1406" w:type="dxa"/>
          </w:tcPr>
          <w:p w14:paraId="7399936F" w14:textId="77777777" w:rsidR="009E7195" w:rsidRDefault="00A367DA">
            <w:pPr>
              <w:pStyle w:val="TableParagraph"/>
              <w:spacing w:before="2" w:line="249" w:lineRule="exact"/>
              <w:ind w:left="166"/>
            </w:pPr>
            <w:r>
              <w:rPr>
                <w:spacing w:val="-2"/>
              </w:rPr>
              <w:t>Virtual</w:t>
            </w:r>
          </w:p>
        </w:tc>
        <w:tc>
          <w:tcPr>
            <w:tcW w:w="820" w:type="dxa"/>
          </w:tcPr>
          <w:p w14:paraId="65BA08DA"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2CF27308"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6C33B998"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29B54A5A" w14:textId="77777777">
        <w:trPr>
          <w:trHeight w:val="270"/>
        </w:trPr>
        <w:tc>
          <w:tcPr>
            <w:tcW w:w="1907" w:type="dxa"/>
          </w:tcPr>
          <w:p w14:paraId="6E5C7512" w14:textId="77777777" w:rsidR="009E7195" w:rsidRDefault="00A367DA">
            <w:pPr>
              <w:pStyle w:val="TableParagraph"/>
              <w:spacing w:before="2" w:line="249" w:lineRule="exact"/>
              <w:ind w:left="119"/>
            </w:pPr>
            <w:r>
              <w:rPr>
                <w:spacing w:val="-2"/>
              </w:rPr>
              <w:t>Tania</w:t>
            </w:r>
          </w:p>
        </w:tc>
        <w:tc>
          <w:tcPr>
            <w:tcW w:w="3060" w:type="dxa"/>
          </w:tcPr>
          <w:p w14:paraId="6C041F6F"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7536D4BD" w14:textId="77777777" w:rsidR="009E7195" w:rsidRDefault="00A367DA">
            <w:pPr>
              <w:pStyle w:val="TableParagraph"/>
              <w:spacing w:before="2" w:line="249" w:lineRule="exact"/>
              <w:ind w:left="166"/>
            </w:pPr>
            <w:r>
              <w:rPr>
                <w:spacing w:val="-2"/>
              </w:rPr>
              <w:t>Virtual</w:t>
            </w:r>
          </w:p>
        </w:tc>
        <w:tc>
          <w:tcPr>
            <w:tcW w:w="820" w:type="dxa"/>
          </w:tcPr>
          <w:p w14:paraId="538C5AC2"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4A82A74F"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11594B95"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00289348" w14:textId="77777777">
        <w:trPr>
          <w:trHeight w:val="270"/>
        </w:trPr>
        <w:tc>
          <w:tcPr>
            <w:tcW w:w="1907" w:type="dxa"/>
          </w:tcPr>
          <w:p w14:paraId="2AF23384" w14:textId="77777777" w:rsidR="009E7195" w:rsidRDefault="00A367DA">
            <w:pPr>
              <w:pStyle w:val="TableParagraph"/>
              <w:spacing w:before="2" w:line="249" w:lineRule="exact"/>
              <w:ind w:left="119"/>
            </w:pPr>
            <w:proofErr w:type="spellStart"/>
            <w:r>
              <w:rPr>
                <w:spacing w:val="-2"/>
              </w:rPr>
              <w:t>Davignon</w:t>
            </w:r>
            <w:proofErr w:type="spellEnd"/>
            <w:r>
              <w:rPr>
                <w:spacing w:val="-2"/>
              </w:rPr>
              <w:t>-Burton</w:t>
            </w:r>
          </w:p>
        </w:tc>
        <w:tc>
          <w:tcPr>
            <w:tcW w:w="3060" w:type="dxa"/>
          </w:tcPr>
          <w:p w14:paraId="28AF1A1C" w14:textId="77777777" w:rsidR="009E7195" w:rsidRDefault="00A367DA">
            <w:pPr>
              <w:pStyle w:val="TableParagraph"/>
              <w:spacing w:before="2" w:line="249" w:lineRule="exact"/>
              <w:ind w:left="152"/>
            </w:pPr>
            <w:r>
              <w:rPr>
                <w:spacing w:val="-2"/>
              </w:rPr>
              <w:t>Region</w:t>
            </w:r>
          </w:p>
        </w:tc>
        <w:tc>
          <w:tcPr>
            <w:tcW w:w="1406" w:type="dxa"/>
          </w:tcPr>
          <w:p w14:paraId="60895EC4" w14:textId="77777777" w:rsidR="009E7195" w:rsidRDefault="009E7195">
            <w:pPr>
              <w:pStyle w:val="TableParagraph"/>
              <w:rPr>
                <w:rFonts w:ascii="Times New Roman"/>
                <w:sz w:val="20"/>
              </w:rPr>
            </w:pPr>
          </w:p>
        </w:tc>
        <w:tc>
          <w:tcPr>
            <w:tcW w:w="820" w:type="dxa"/>
          </w:tcPr>
          <w:p w14:paraId="110560B2" w14:textId="77777777" w:rsidR="009E7195" w:rsidRDefault="009E7195">
            <w:pPr>
              <w:pStyle w:val="TableParagraph"/>
              <w:rPr>
                <w:rFonts w:ascii="Times New Roman"/>
                <w:sz w:val="20"/>
              </w:rPr>
            </w:pPr>
          </w:p>
        </w:tc>
        <w:tc>
          <w:tcPr>
            <w:tcW w:w="807" w:type="dxa"/>
          </w:tcPr>
          <w:p w14:paraId="165B37D3" w14:textId="77777777" w:rsidR="009E7195" w:rsidRDefault="009E7195">
            <w:pPr>
              <w:pStyle w:val="TableParagraph"/>
              <w:rPr>
                <w:rFonts w:ascii="Times New Roman"/>
                <w:sz w:val="20"/>
              </w:rPr>
            </w:pPr>
          </w:p>
        </w:tc>
        <w:tc>
          <w:tcPr>
            <w:tcW w:w="809" w:type="dxa"/>
          </w:tcPr>
          <w:p w14:paraId="4479651B" w14:textId="77777777" w:rsidR="009E7195" w:rsidRDefault="009E7195">
            <w:pPr>
              <w:pStyle w:val="TableParagraph"/>
              <w:rPr>
                <w:rFonts w:ascii="Times New Roman"/>
                <w:sz w:val="20"/>
              </w:rPr>
            </w:pPr>
          </w:p>
        </w:tc>
      </w:tr>
      <w:tr w:rsidR="009E7195" w14:paraId="702EB81C" w14:textId="77777777">
        <w:trPr>
          <w:trHeight w:val="270"/>
        </w:trPr>
        <w:tc>
          <w:tcPr>
            <w:tcW w:w="1907" w:type="dxa"/>
          </w:tcPr>
          <w:p w14:paraId="2FA6D5CC" w14:textId="77777777" w:rsidR="009E7195" w:rsidRDefault="00A367DA">
            <w:pPr>
              <w:pStyle w:val="TableParagraph"/>
              <w:spacing w:before="2" w:line="249" w:lineRule="exact"/>
              <w:ind w:left="119"/>
            </w:pPr>
            <w:r>
              <w:t>Allan</w:t>
            </w:r>
            <w:r>
              <w:rPr>
                <w:spacing w:val="-6"/>
              </w:rPr>
              <w:t xml:space="preserve"> </w:t>
            </w:r>
            <w:proofErr w:type="spellStart"/>
            <w:r>
              <w:rPr>
                <w:spacing w:val="-2"/>
              </w:rPr>
              <w:t>Debertin</w:t>
            </w:r>
            <w:proofErr w:type="spellEnd"/>
          </w:p>
        </w:tc>
        <w:tc>
          <w:tcPr>
            <w:tcW w:w="3060" w:type="dxa"/>
          </w:tcPr>
          <w:p w14:paraId="2E64C622"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6B11D21A" w14:textId="77777777" w:rsidR="009E7195" w:rsidRDefault="00A367DA">
            <w:pPr>
              <w:pStyle w:val="TableParagraph"/>
              <w:spacing w:before="2" w:line="249" w:lineRule="exact"/>
              <w:ind w:left="166"/>
            </w:pPr>
            <w:r>
              <w:rPr>
                <w:spacing w:val="-2"/>
              </w:rPr>
              <w:t>Virtual</w:t>
            </w:r>
          </w:p>
        </w:tc>
        <w:tc>
          <w:tcPr>
            <w:tcW w:w="820" w:type="dxa"/>
          </w:tcPr>
          <w:p w14:paraId="25B621CA"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573AFD0D"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0D0ABE2F"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2BC3AEBD" w14:textId="77777777">
        <w:trPr>
          <w:trHeight w:val="270"/>
        </w:trPr>
        <w:tc>
          <w:tcPr>
            <w:tcW w:w="1907" w:type="dxa"/>
          </w:tcPr>
          <w:p w14:paraId="4B59FC5D" w14:textId="77777777" w:rsidR="009E7195" w:rsidRDefault="009E7195">
            <w:pPr>
              <w:pStyle w:val="TableParagraph"/>
              <w:rPr>
                <w:rFonts w:ascii="Times New Roman"/>
                <w:sz w:val="20"/>
              </w:rPr>
            </w:pPr>
          </w:p>
        </w:tc>
        <w:tc>
          <w:tcPr>
            <w:tcW w:w="3060" w:type="dxa"/>
          </w:tcPr>
          <w:p w14:paraId="56334EBB" w14:textId="77777777" w:rsidR="009E7195" w:rsidRDefault="00A367DA">
            <w:pPr>
              <w:pStyle w:val="TableParagraph"/>
              <w:spacing w:before="2" w:line="249" w:lineRule="exact"/>
              <w:ind w:left="152"/>
            </w:pPr>
            <w:r>
              <w:rPr>
                <w:spacing w:val="-2"/>
              </w:rPr>
              <w:t>Region</w:t>
            </w:r>
          </w:p>
        </w:tc>
        <w:tc>
          <w:tcPr>
            <w:tcW w:w="1406" w:type="dxa"/>
          </w:tcPr>
          <w:p w14:paraId="096038B3" w14:textId="77777777" w:rsidR="009E7195" w:rsidRDefault="009E7195">
            <w:pPr>
              <w:pStyle w:val="TableParagraph"/>
              <w:rPr>
                <w:rFonts w:ascii="Times New Roman"/>
                <w:sz w:val="20"/>
              </w:rPr>
            </w:pPr>
          </w:p>
        </w:tc>
        <w:tc>
          <w:tcPr>
            <w:tcW w:w="820" w:type="dxa"/>
          </w:tcPr>
          <w:p w14:paraId="4B6BD98F" w14:textId="77777777" w:rsidR="009E7195" w:rsidRDefault="009E7195">
            <w:pPr>
              <w:pStyle w:val="TableParagraph"/>
              <w:rPr>
                <w:rFonts w:ascii="Times New Roman"/>
                <w:sz w:val="20"/>
              </w:rPr>
            </w:pPr>
          </w:p>
        </w:tc>
        <w:tc>
          <w:tcPr>
            <w:tcW w:w="807" w:type="dxa"/>
          </w:tcPr>
          <w:p w14:paraId="03861513" w14:textId="77777777" w:rsidR="009E7195" w:rsidRDefault="009E7195">
            <w:pPr>
              <w:pStyle w:val="TableParagraph"/>
              <w:rPr>
                <w:rFonts w:ascii="Times New Roman"/>
                <w:sz w:val="20"/>
              </w:rPr>
            </w:pPr>
          </w:p>
        </w:tc>
        <w:tc>
          <w:tcPr>
            <w:tcW w:w="809" w:type="dxa"/>
          </w:tcPr>
          <w:p w14:paraId="49E33060" w14:textId="77777777" w:rsidR="009E7195" w:rsidRDefault="009E7195">
            <w:pPr>
              <w:pStyle w:val="TableParagraph"/>
              <w:rPr>
                <w:rFonts w:ascii="Times New Roman"/>
                <w:sz w:val="20"/>
              </w:rPr>
            </w:pPr>
          </w:p>
        </w:tc>
      </w:tr>
      <w:tr w:rsidR="009E7195" w14:paraId="68710E57" w14:textId="77777777">
        <w:trPr>
          <w:trHeight w:val="270"/>
        </w:trPr>
        <w:tc>
          <w:tcPr>
            <w:tcW w:w="1907" w:type="dxa"/>
          </w:tcPr>
          <w:p w14:paraId="0D1356AA" w14:textId="77777777" w:rsidR="009E7195" w:rsidRDefault="00A367DA">
            <w:pPr>
              <w:pStyle w:val="TableParagraph"/>
              <w:spacing w:before="2" w:line="249" w:lineRule="exact"/>
              <w:ind w:left="119"/>
            </w:pPr>
            <w:r>
              <w:t>Nell</w:t>
            </w:r>
            <w:r>
              <w:rPr>
                <w:spacing w:val="-5"/>
              </w:rPr>
              <w:t xml:space="preserve"> </w:t>
            </w:r>
            <w:r>
              <w:t>den</w:t>
            </w:r>
            <w:r>
              <w:rPr>
                <w:spacing w:val="-5"/>
              </w:rPr>
              <w:t xml:space="preserve"> </w:t>
            </w:r>
            <w:proofErr w:type="spellStart"/>
            <w:r>
              <w:rPr>
                <w:spacing w:val="-2"/>
              </w:rPr>
              <w:t>Heyer</w:t>
            </w:r>
            <w:proofErr w:type="spellEnd"/>
          </w:p>
        </w:tc>
        <w:tc>
          <w:tcPr>
            <w:tcW w:w="3060" w:type="dxa"/>
          </w:tcPr>
          <w:p w14:paraId="39F06E9B"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57D008A6" w14:textId="77777777" w:rsidR="009E7195" w:rsidRDefault="00A367DA">
            <w:pPr>
              <w:pStyle w:val="TableParagraph"/>
              <w:spacing w:before="2" w:line="249" w:lineRule="exact"/>
              <w:ind w:left="166"/>
            </w:pPr>
            <w:r>
              <w:rPr>
                <w:spacing w:val="-2"/>
              </w:rPr>
              <w:t>Virtual</w:t>
            </w:r>
          </w:p>
        </w:tc>
        <w:tc>
          <w:tcPr>
            <w:tcW w:w="820" w:type="dxa"/>
          </w:tcPr>
          <w:p w14:paraId="62E8A810"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12844CE6"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7886DA49"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0CDF0287" w14:textId="77777777">
        <w:trPr>
          <w:trHeight w:val="270"/>
        </w:trPr>
        <w:tc>
          <w:tcPr>
            <w:tcW w:w="1907" w:type="dxa"/>
          </w:tcPr>
          <w:p w14:paraId="54400821" w14:textId="77777777" w:rsidR="009E7195" w:rsidRDefault="009E7195">
            <w:pPr>
              <w:pStyle w:val="TableParagraph"/>
              <w:rPr>
                <w:rFonts w:ascii="Times New Roman"/>
                <w:sz w:val="20"/>
              </w:rPr>
            </w:pPr>
          </w:p>
        </w:tc>
        <w:tc>
          <w:tcPr>
            <w:tcW w:w="3060" w:type="dxa"/>
          </w:tcPr>
          <w:p w14:paraId="3784C2BD" w14:textId="77777777" w:rsidR="009E7195" w:rsidRDefault="00A367DA">
            <w:pPr>
              <w:pStyle w:val="TableParagraph"/>
              <w:spacing w:before="2" w:line="249" w:lineRule="exact"/>
              <w:ind w:left="152"/>
            </w:pPr>
            <w:r>
              <w:rPr>
                <w:spacing w:val="-2"/>
              </w:rPr>
              <w:t>Region</w:t>
            </w:r>
          </w:p>
        </w:tc>
        <w:tc>
          <w:tcPr>
            <w:tcW w:w="1406" w:type="dxa"/>
          </w:tcPr>
          <w:p w14:paraId="7B2FA3F3" w14:textId="77777777" w:rsidR="009E7195" w:rsidRDefault="009E7195">
            <w:pPr>
              <w:pStyle w:val="TableParagraph"/>
              <w:rPr>
                <w:rFonts w:ascii="Times New Roman"/>
                <w:sz w:val="20"/>
              </w:rPr>
            </w:pPr>
          </w:p>
        </w:tc>
        <w:tc>
          <w:tcPr>
            <w:tcW w:w="820" w:type="dxa"/>
          </w:tcPr>
          <w:p w14:paraId="6DB19291" w14:textId="77777777" w:rsidR="009E7195" w:rsidRDefault="009E7195">
            <w:pPr>
              <w:pStyle w:val="TableParagraph"/>
              <w:rPr>
                <w:rFonts w:ascii="Times New Roman"/>
                <w:sz w:val="20"/>
              </w:rPr>
            </w:pPr>
          </w:p>
        </w:tc>
        <w:tc>
          <w:tcPr>
            <w:tcW w:w="807" w:type="dxa"/>
          </w:tcPr>
          <w:p w14:paraId="5050B717" w14:textId="77777777" w:rsidR="009E7195" w:rsidRDefault="009E7195">
            <w:pPr>
              <w:pStyle w:val="TableParagraph"/>
              <w:rPr>
                <w:rFonts w:ascii="Times New Roman"/>
                <w:sz w:val="20"/>
              </w:rPr>
            </w:pPr>
          </w:p>
        </w:tc>
        <w:tc>
          <w:tcPr>
            <w:tcW w:w="809" w:type="dxa"/>
          </w:tcPr>
          <w:p w14:paraId="438CD548" w14:textId="77777777" w:rsidR="009E7195" w:rsidRDefault="009E7195">
            <w:pPr>
              <w:pStyle w:val="TableParagraph"/>
              <w:rPr>
                <w:rFonts w:ascii="Times New Roman"/>
                <w:sz w:val="20"/>
              </w:rPr>
            </w:pPr>
          </w:p>
        </w:tc>
      </w:tr>
      <w:tr w:rsidR="009E7195" w14:paraId="40CDD0A5" w14:textId="77777777">
        <w:trPr>
          <w:trHeight w:val="270"/>
        </w:trPr>
        <w:tc>
          <w:tcPr>
            <w:tcW w:w="1907" w:type="dxa"/>
          </w:tcPr>
          <w:p w14:paraId="6270A093" w14:textId="77777777" w:rsidR="009E7195" w:rsidRDefault="00A367DA">
            <w:pPr>
              <w:pStyle w:val="TableParagraph"/>
              <w:spacing w:before="2" w:line="249" w:lineRule="exact"/>
              <w:ind w:left="119"/>
            </w:pPr>
            <w:r>
              <w:rPr>
                <w:spacing w:val="-2"/>
              </w:rPr>
              <w:t>Mathieu</w:t>
            </w:r>
          </w:p>
        </w:tc>
        <w:tc>
          <w:tcPr>
            <w:tcW w:w="3060" w:type="dxa"/>
          </w:tcPr>
          <w:p w14:paraId="15CD15B3" w14:textId="77777777" w:rsidR="009E7195" w:rsidRDefault="00A367DA">
            <w:pPr>
              <w:pStyle w:val="TableParagraph"/>
              <w:spacing w:before="2" w:line="249" w:lineRule="exact"/>
              <w:ind w:left="152"/>
            </w:pPr>
            <w:r>
              <w:t>DFO</w:t>
            </w:r>
            <w:r>
              <w:rPr>
                <w:spacing w:val="-6"/>
              </w:rPr>
              <w:t xml:space="preserve"> </w:t>
            </w:r>
            <w:r>
              <w:t>Science</w:t>
            </w:r>
            <w:r>
              <w:rPr>
                <w:spacing w:val="-5"/>
              </w:rPr>
              <w:t xml:space="preserve"> </w:t>
            </w:r>
            <w:r>
              <w:t>-</w:t>
            </w:r>
            <w:r>
              <w:rPr>
                <w:spacing w:val="-6"/>
              </w:rPr>
              <w:t xml:space="preserve"> </w:t>
            </w:r>
            <w:r>
              <w:rPr>
                <w:spacing w:val="-2"/>
              </w:rPr>
              <w:t>Quebec</w:t>
            </w:r>
          </w:p>
        </w:tc>
        <w:tc>
          <w:tcPr>
            <w:tcW w:w="1406" w:type="dxa"/>
          </w:tcPr>
          <w:p w14:paraId="77C635E3" w14:textId="77777777" w:rsidR="009E7195" w:rsidRDefault="00A367DA">
            <w:pPr>
              <w:pStyle w:val="TableParagraph"/>
              <w:spacing w:before="2" w:line="249" w:lineRule="exact"/>
              <w:ind w:left="166"/>
            </w:pPr>
            <w:r>
              <w:rPr>
                <w:spacing w:val="-2"/>
              </w:rPr>
              <w:t>Virtual</w:t>
            </w:r>
          </w:p>
        </w:tc>
        <w:tc>
          <w:tcPr>
            <w:tcW w:w="820" w:type="dxa"/>
          </w:tcPr>
          <w:p w14:paraId="0A0E38B5"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5EA23951"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107DAFCC"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6D2BA1DC" w14:textId="77777777">
        <w:trPr>
          <w:trHeight w:val="288"/>
        </w:trPr>
        <w:tc>
          <w:tcPr>
            <w:tcW w:w="1907" w:type="dxa"/>
            <w:tcBorders>
              <w:bottom w:val="single" w:sz="4" w:space="0" w:color="000000"/>
            </w:tcBorders>
          </w:tcPr>
          <w:p w14:paraId="32CA11E0" w14:textId="77777777" w:rsidR="009E7195" w:rsidRDefault="00A367DA">
            <w:pPr>
              <w:pStyle w:val="TableParagraph"/>
              <w:spacing w:before="2"/>
              <w:ind w:left="119"/>
            </w:pPr>
            <w:proofErr w:type="spellStart"/>
            <w:r>
              <w:rPr>
                <w:spacing w:val="-2"/>
              </w:rPr>
              <w:t>Desgagnés</w:t>
            </w:r>
            <w:proofErr w:type="spellEnd"/>
          </w:p>
        </w:tc>
        <w:tc>
          <w:tcPr>
            <w:tcW w:w="3060" w:type="dxa"/>
            <w:tcBorders>
              <w:bottom w:val="single" w:sz="4" w:space="0" w:color="000000"/>
            </w:tcBorders>
          </w:tcPr>
          <w:p w14:paraId="0D1C803E" w14:textId="77777777" w:rsidR="009E7195" w:rsidRDefault="00A367DA">
            <w:pPr>
              <w:pStyle w:val="TableParagraph"/>
              <w:spacing w:before="2"/>
              <w:ind w:left="152"/>
            </w:pPr>
            <w:r>
              <w:rPr>
                <w:spacing w:val="-2"/>
              </w:rPr>
              <w:t>Region</w:t>
            </w:r>
          </w:p>
        </w:tc>
        <w:tc>
          <w:tcPr>
            <w:tcW w:w="1406" w:type="dxa"/>
            <w:tcBorders>
              <w:bottom w:val="single" w:sz="4" w:space="0" w:color="000000"/>
            </w:tcBorders>
          </w:tcPr>
          <w:p w14:paraId="1970710A" w14:textId="77777777" w:rsidR="009E7195" w:rsidRDefault="009E7195">
            <w:pPr>
              <w:pStyle w:val="TableParagraph"/>
              <w:rPr>
                <w:rFonts w:ascii="Times New Roman"/>
                <w:sz w:val="20"/>
              </w:rPr>
            </w:pPr>
          </w:p>
        </w:tc>
        <w:tc>
          <w:tcPr>
            <w:tcW w:w="820" w:type="dxa"/>
            <w:tcBorders>
              <w:bottom w:val="single" w:sz="4" w:space="0" w:color="000000"/>
            </w:tcBorders>
          </w:tcPr>
          <w:p w14:paraId="09AD4E0D" w14:textId="77777777" w:rsidR="009E7195" w:rsidRDefault="009E7195">
            <w:pPr>
              <w:pStyle w:val="TableParagraph"/>
              <w:rPr>
                <w:rFonts w:ascii="Times New Roman"/>
                <w:sz w:val="20"/>
              </w:rPr>
            </w:pPr>
          </w:p>
        </w:tc>
        <w:tc>
          <w:tcPr>
            <w:tcW w:w="807" w:type="dxa"/>
            <w:tcBorders>
              <w:bottom w:val="single" w:sz="4" w:space="0" w:color="000000"/>
            </w:tcBorders>
          </w:tcPr>
          <w:p w14:paraId="5897EBCA" w14:textId="77777777" w:rsidR="009E7195" w:rsidRDefault="009E7195">
            <w:pPr>
              <w:pStyle w:val="TableParagraph"/>
              <w:rPr>
                <w:rFonts w:ascii="Times New Roman"/>
                <w:sz w:val="20"/>
              </w:rPr>
            </w:pPr>
          </w:p>
        </w:tc>
        <w:tc>
          <w:tcPr>
            <w:tcW w:w="809" w:type="dxa"/>
            <w:tcBorders>
              <w:bottom w:val="single" w:sz="4" w:space="0" w:color="000000"/>
            </w:tcBorders>
          </w:tcPr>
          <w:p w14:paraId="573D7E85" w14:textId="77777777" w:rsidR="009E7195" w:rsidRDefault="009E7195">
            <w:pPr>
              <w:pStyle w:val="TableParagraph"/>
              <w:rPr>
                <w:rFonts w:ascii="Times New Roman"/>
                <w:sz w:val="20"/>
              </w:rPr>
            </w:pPr>
          </w:p>
        </w:tc>
      </w:tr>
    </w:tbl>
    <w:p w14:paraId="3DED6431" w14:textId="77777777" w:rsidR="009E7195" w:rsidRDefault="00A367DA">
      <w:pPr>
        <w:spacing w:before="11"/>
        <w:ind w:left="557"/>
        <w:rPr>
          <w:i/>
        </w:rPr>
      </w:pPr>
      <w:proofErr w:type="gramStart"/>
      <w:r>
        <w:rPr>
          <w:i/>
        </w:rPr>
        <w:t>Continued</w:t>
      </w:r>
      <w:r>
        <w:rPr>
          <w:i/>
          <w:spacing w:val="-9"/>
        </w:rPr>
        <w:t xml:space="preserve"> </w:t>
      </w:r>
      <w:r>
        <w:rPr>
          <w:i/>
        </w:rPr>
        <w:t>on</w:t>
      </w:r>
      <w:proofErr w:type="gramEnd"/>
      <w:r>
        <w:rPr>
          <w:i/>
          <w:spacing w:val="-9"/>
        </w:rPr>
        <w:t xml:space="preserve"> </w:t>
      </w:r>
      <w:r>
        <w:rPr>
          <w:i/>
        </w:rPr>
        <w:t>next</w:t>
      </w:r>
      <w:r>
        <w:rPr>
          <w:i/>
          <w:spacing w:val="-9"/>
        </w:rPr>
        <w:t xml:space="preserve"> </w:t>
      </w:r>
      <w:r>
        <w:rPr>
          <w:i/>
        </w:rPr>
        <w:t>page</w:t>
      </w:r>
      <w:r>
        <w:rPr>
          <w:i/>
          <w:spacing w:val="-9"/>
        </w:rPr>
        <w:t xml:space="preserve"> </w:t>
      </w:r>
      <w:r>
        <w:rPr>
          <w:i/>
          <w:spacing w:val="-5"/>
        </w:rPr>
        <w:t>...</w:t>
      </w:r>
    </w:p>
    <w:p w14:paraId="57297B99" w14:textId="77777777" w:rsidR="009E7195" w:rsidRDefault="009E7195">
      <w:pPr>
        <w:sectPr w:rsidR="009E7195">
          <w:footerReference w:type="default" r:id="rId21"/>
          <w:pgSz w:w="12240" w:h="15840"/>
          <w:pgMar w:top="1400" w:right="1280" w:bottom="1060" w:left="1280" w:header="0" w:footer="870" w:gutter="0"/>
          <w:pgNumType w:start="10"/>
          <w:cols w:space="720"/>
        </w:sectPr>
      </w:pPr>
    </w:p>
    <w:p w14:paraId="6D778794" w14:textId="77777777" w:rsidR="009E7195" w:rsidRDefault="00A367DA">
      <w:pPr>
        <w:spacing w:before="83"/>
        <w:ind w:left="557"/>
        <w:rPr>
          <w:i/>
        </w:rPr>
      </w:pPr>
      <w:r>
        <w:pict w14:anchorId="2F43EFA5">
          <v:shape id="docshape8" o:spid="_x0000_s1028" style="position:absolute;left:0;text-align:left;margin-left:85.9pt;margin-top:18.75pt;width:440.25pt;height:.1pt;z-index:-15726592;mso-wrap-distance-left:0;mso-wrap-distance-right:0;mso-position-horizontal-relative:page" coordorigin="1718,375" coordsize="8805,0" o:spt="100" adj="0,,0" path="m1718,375r8804,m1718,375r8804,e" filled="f" strokeweight=".14042mm">
            <v:stroke joinstyle="round"/>
            <v:formulas/>
            <v:path arrowok="t" o:connecttype="segments"/>
            <w10:wrap type="topAndBottom" anchorx="page"/>
          </v:shape>
        </w:pict>
      </w:r>
      <w:r>
        <w:rPr>
          <w:i/>
        </w:rPr>
        <w:t>...</w:t>
      </w:r>
      <w:r>
        <w:rPr>
          <w:i/>
          <w:spacing w:val="2"/>
        </w:rPr>
        <w:t xml:space="preserve"> </w:t>
      </w:r>
      <w:r>
        <w:rPr>
          <w:i/>
        </w:rPr>
        <w:t>Continued</w:t>
      </w:r>
      <w:r>
        <w:rPr>
          <w:i/>
          <w:spacing w:val="-9"/>
        </w:rPr>
        <w:t xml:space="preserve"> </w:t>
      </w:r>
      <w:r>
        <w:rPr>
          <w:i/>
        </w:rPr>
        <w:t>from</w:t>
      </w:r>
      <w:r>
        <w:rPr>
          <w:i/>
          <w:spacing w:val="-9"/>
        </w:rPr>
        <w:t xml:space="preserve"> </w:t>
      </w:r>
      <w:r>
        <w:rPr>
          <w:i/>
        </w:rPr>
        <w:t>previous</w:t>
      </w:r>
      <w:r>
        <w:rPr>
          <w:i/>
          <w:spacing w:val="-9"/>
        </w:rPr>
        <w:t xml:space="preserve"> </w:t>
      </w:r>
      <w:proofErr w:type="gramStart"/>
      <w:r>
        <w:rPr>
          <w:i/>
          <w:spacing w:val="-4"/>
        </w:rPr>
        <w:t>page</w:t>
      </w:r>
      <w:proofErr w:type="gramEnd"/>
    </w:p>
    <w:p w14:paraId="1D99214B" w14:textId="77777777" w:rsidR="009E7195" w:rsidRDefault="009E7195">
      <w:pPr>
        <w:pStyle w:val="BodyText"/>
        <w:rPr>
          <w:i/>
          <w:sz w:val="20"/>
        </w:rPr>
      </w:pPr>
    </w:p>
    <w:p w14:paraId="169EFCB6" w14:textId="77777777" w:rsidR="009E7195" w:rsidRDefault="009E7195">
      <w:pPr>
        <w:pStyle w:val="BodyText"/>
        <w:spacing w:before="7" w:after="1"/>
        <w:rPr>
          <w:i/>
          <w:sz w:val="18"/>
        </w:rPr>
      </w:pPr>
    </w:p>
    <w:tbl>
      <w:tblPr>
        <w:tblW w:w="0" w:type="auto"/>
        <w:tblInd w:w="445" w:type="dxa"/>
        <w:tblLayout w:type="fixed"/>
        <w:tblCellMar>
          <w:left w:w="0" w:type="dxa"/>
          <w:right w:w="0" w:type="dxa"/>
        </w:tblCellMar>
        <w:tblLook w:val="01E0" w:firstRow="1" w:lastRow="1" w:firstColumn="1" w:lastColumn="1" w:noHBand="0" w:noVBand="0"/>
      </w:tblPr>
      <w:tblGrid>
        <w:gridCol w:w="1929"/>
        <w:gridCol w:w="3037"/>
        <w:gridCol w:w="1405"/>
        <w:gridCol w:w="819"/>
        <w:gridCol w:w="806"/>
        <w:gridCol w:w="808"/>
      </w:tblGrid>
      <w:tr w:rsidR="009E7195" w14:paraId="68B5B492" w14:textId="77777777">
        <w:trPr>
          <w:trHeight w:val="376"/>
        </w:trPr>
        <w:tc>
          <w:tcPr>
            <w:tcW w:w="1929" w:type="dxa"/>
            <w:tcBorders>
              <w:top w:val="single" w:sz="8" w:space="0" w:color="000000"/>
              <w:bottom w:val="single" w:sz="6" w:space="0" w:color="000000"/>
            </w:tcBorders>
          </w:tcPr>
          <w:p w14:paraId="6C518A03" w14:textId="77777777" w:rsidR="009E7195" w:rsidRDefault="00A367DA">
            <w:pPr>
              <w:pStyle w:val="TableParagraph"/>
              <w:spacing w:before="72"/>
              <w:ind w:left="119"/>
            </w:pPr>
            <w:r>
              <w:rPr>
                <w:spacing w:val="-4"/>
              </w:rPr>
              <w:t>Name</w:t>
            </w:r>
          </w:p>
        </w:tc>
        <w:tc>
          <w:tcPr>
            <w:tcW w:w="3037" w:type="dxa"/>
            <w:tcBorders>
              <w:top w:val="single" w:sz="8" w:space="0" w:color="000000"/>
              <w:bottom w:val="single" w:sz="6" w:space="0" w:color="000000"/>
            </w:tcBorders>
          </w:tcPr>
          <w:p w14:paraId="0F288244" w14:textId="77777777" w:rsidR="009E7195" w:rsidRDefault="00A367DA">
            <w:pPr>
              <w:pStyle w:val="TableParagraph"/>
              <w:spacing w:before="72"/>
              <w:ind w:left="130"/>
            </w:pPr>
            <w:r>
              <w:rPr>
                <w:spacing w:val="-2"/>
              </w:rPr>
              <w:t>Affiliation</w:t>
            </w:r>
          </w:p>
        </w:tc>
        <w:tc>
          <w:tcPr>
            <w:tcW w:w="1405" w:type="dxa"/>
            <w:tcBorders>
              <w:top w:val="single" w:sz="8" w:space="0" w:color="000000"/>
              <w:bottom w:val="single" w:sz="6" w:space="0" w:color="000000"/>
            </w:tcBorders>
          </w:tcPr>
          <w:p w14:paraId="201A10D8" w14:textId="77777777" w:rsidR="009E7195" w:rsidRDefault="00A367DA">
            <w:pPr>
              <w:pStyle w:val="TableParagraph"/>
              <w:spacing w:before="72"/>
              <w:ind w:left="167"/>
            </w:pPr>
            <w:r>
              <w:rPr>
                <w:spacing w:val="-2"/>
              </w:rPr>
              <w:t>Attendance</w:t>
            </w:r>
          </w:p>
        </w:tc>
        <w:tc>
          <w:tcPr>
            <w:tcW w:w="819" w:type="dxa"/>
            <w:tcBorders>
              <w:top w:val="single" w:sz="8" w:space="0" w:color="000000"/>
              <w:bottom w:val="single" w:sz="6" w:space="0" w:color="000000"/>
            </w:tcBorders>
          </w:tcPr>
          <w:p w14:paraId="2304F368" w14:textId="77777777" w:rsidR="009E7195" w:rsidRDefault="00A367DA">
            <w:pPr>
              <w:pStyle w:val="TableParagraph"/>
              <w:spacing w:before="72"/>
              <w:ind w:left="135"/>
            </w:pPr>
            <w:r>
              <w:t>Day</w:t>
            </w:r>
            <w:r>
              <w:rPr>
                <w:spacing w:val="-12"/>
              </w:rPr>
              <w:t xml:space="preserve"> </w:t>
            </w:r>
            <w:r>
              <w:rPr>
                <w:spacing w:val="-10"/>
              </w:rPr>
              <w:t>1</w:t>
            </w:r>
          </w:p>
        </w:tc>
        <w:tc>
          <w:tcPr>
            <w:tcW w:w="806" w:type="dxa"/>
            <w:tcBorders>
              <w:top w:val="single" w:sz="8" w:space="0" w:color="000000"/>
              <w:bottom w:val="single" w:sz="6" w:space="0" w:color="000000"/>
            </w:tcBorders>
          </w:tcPr>
          <w:p w14:paraId="0FFA9475" w14:textId="77777777" w:rsidR="009E7195" w:rsidRDefault="00A367DA">
            <w:pPr>
              <w:pStyle w:val="TableParagraph"/>
              <w:spacing w:before="72"/>
              <w:ind w:left="122"/>
            </w:pPr>
            <w:r>
              <w:t>Day</w:t>
            </w:r>
            <w:r>
              <w:rPr>
                <w:spacing w:val="-12"/>
              </w:rPr>
              <w:t xml:space="preserve"> </w:t>
            </w:r>
            <w:r>
              <w:rPr>
                <w:spacing w:val="-10"/>
              </w:rPr>
              <w:t>2</w:t>
            </w:r>
          </w:p>
        </w:tc>
        <w:tc>
          <w:tcPr>
            <w:tcW w:w="808" w:type="dxa"/>
            <w:tcBorders>
              <w:top w:val="single" w:sz="8" w:space="0" w:color="000000"/>
              <w:bottom w:val="single" w:sz="6" w:space="0" w:color="000000"/>
            </w:tcBorders>
          </w:tcPr>
          <w:p w14:paraId="1B1DFE69" w14:textId="77777777" w:rsidR="009E7195" w:rsidRDefault="00A367DA">
            <w:pPr>
              <w:pStyle w:val="TableParagraph"/>
              <w:spacing w:before="72"/>
              <w:ind w:left="122"/>
            </w:pPr>
            <w:r>
              <w:t>Day</w:t>
            </w:r>
            <w:r>
              <w:rPr>
                <w:spacing w:val="-12"/>
              </w:rPr>
              <w:t xml:space="preserve"> </w:t>
            </w:r>
            <w:r>
              <w:rPr>
                <w:spacing w:val="-10"/>
              </w:rPr>
              <w:t>3</w:t>
            </w:r>
          </w:p>
        </w:tc>
      </w:tr>
      <w:tr w:rsidR="009E7195" w14:paraId="2F88AF87" w14:textId="77777777">
        <w:trPr>
          <w:trHeight w:val="317"/>
        </w:trPr>
        <w:tc>
          <w:tcPr>
            <w:tcW w:w="1929" w:type="dxa"/>
            <w:tcBorders>
              <w:top w:val="single" w:sz="6" w:space="0" w:color="000000"/>
            </w:tcBorders>
          </w:tcPr>
          <w:p w14:paraId="1DDD283F" w14:textId="77777777" w:rsidR="009E7195" w:rsidRDefault="00A367DA">
            <w:pPr>
              <w:pStyle w:val="TableParagraph"/>
              <w:spacing w:before="71" w:line="227" w:lineRule="exact"/>
              <w:ind w:left="119"/>
            </w:pPr>
            <w:r>
              <w:t>Hélène</w:t>
            </w:r>
            <w:r>
              <w:rPr>
                <w:spacing w:val="-8"/>
              </w:rPr>
              <w:t xml:space="preserve"> </w:t>
            </w:r>
            <w:r>
              <w:rPr>
                <w:spacing w:val="-2"/>
              </w:rPr>
              <w:t>Dionne</w:t>
            </w:r>
          </w:p>
        </w:tc>
        <w:tc>
          <w:tcPr>
            <w:tcW w:w="3037" w:type="dxa"/>
            <w:tcBorders>
              <w:top w:val="single" w:sz="6" w:space="0" w:color="000000"/>
            </w:tcBorders>
          </w:tcPr>
          <w:p w14:paraId="485DBF3F" w14:textId="77777777" w:rsidR="009E7195" w:rsidRDefault="00A367DA">
            <w:pPr>
              <w:pStyle w:val="TableParagraph"/>
              <w:spacing w:before="71" w:line="227" w:lineRule="exact"/>
              <w:ind w:left="130"/>
            </w:pPr>
            <w:r>
              <w:t>DFO</w:t>
            </w:r>
            <w:r>
              <w:rPr>
                <w:spacing w:val="-6"/>
              </w:rPr>
              <w:t xml:space="preserve"> </w:t>
            </w:r>
            <w:r>
              <w:t>Science</w:t>
            </w:r>
            <w:r>
              <w:rPr>
                <w:spacing w:val="-5"/>
              </w:rPr>
              <w:t xml:space="preserve"> </w:t>
            </w:r>
            <w:r>
              <w:t>-</w:t>
            </w:r>
            <w:r>
              <w:rPr>
                <w:spacing w:val="-6"/>
              </w:rPr>
              <w:t xml:space="preserve"> </w:t>
            </w:r>
            <w:r>
              <w:rPr>
                <w:spacing w:val="-2"/>
              </w:rPr>
              <w:t>Quebec</w:t>
            </w:r>
          </w:p>
        </w:tc>
        <w:tc>
          <w:tcPr>
            <w:tcW w:w="1405" w:type="dxa"/>
            <w:tcBorders>
              <w:top w:val="single" w:sz="6" w:space="0" w:color="000000"/>
            </w:tcBorders>
          </w:tcPr>
          <w:p w14:paraId="4F7E9CDE" w14:textId="77777777" w:rsidR="009E7195" w:rsidRDefault="00A367DA">
            <w:pPr>
              <w:pStyle w:val="TableParagraph"/>
              <w:spacing w:before="71" w:line="227" w:lineRule="exact"/>
              <w:ind w:left="167"/>
            </w:pPr>
            <w:r>
              <w:t>In</w:t>
            </w:r>
            <w:r>
              <w:rPr>
                <w:spacing w:val="-3"/>
              </w:rPr>
              <w:t xml:space="preserve"> </w:t>
            </w:r>
            <w:r>
              <w:rPr>
                <w:spacing w:val="-2"/>
              </w:rPr>
              <w:t>person</w:t>
            </w:r>
          </w:p>
        </w:tc>
        <w:tc>
          <w:tcPr>
            <w:tcW w:w="819" w:type="dxa"/>
            <w:tcBorders>
              <w:top w:val="single" w:sz="6" w:space="0" w:color="000000"/>
            </w:tcBorders>
          </w:tcPr>
          <w:p w14:paraId="4754C757" w14:textId="77777777" w:rsidR="009E7195" w:rsidRDefault="00A367DA">
            <w:pPr>
              <w:pStyle w:val="TableParagraph"/>
              <w:spacing w:before="39" w:line="258" w:lineRule="exact"/>
              <w:ind w:left="135"/>
              <w:rPr>
                <w:rFonts w:ascii="Segoe UI Symbol" w:hAnsi="Segoe UI Symbol"/>
              </w:rPr>
            </w:pPr>
            <w:r>
              <w:rPr>
                <w:rFonts w:ascii="Segoe UI Symbol" w:hAnsi="Segoe UI Symbol"/>
                <w:w w:val="110"/>
              </w:rPr>
              <w:t>✓</w:t>
            </w:r>
          </w:p>
        </w:tc>
        <w:tc>
          <w:tcPr>
            <w:tcW w:w="806" w:type="dxa"/>
            <w:tcBorders>
              <w:top w:val="single" w:sz="6" w:space="0" w:color="000000"/>
            </w:tcBorders>
          </w:tcPr>
          <w:p w14:paraId="1A703484" w14:textId="77777777" w:rsidR="009E7195" w:rsidRDefault="00A367DA">
            <w:pPr>
              <w:pStyle w:val="TableParagraph"/>
              <w:spacing w:before="39" w:line="258" w:lineRule="exact"/>
              <w:ind w:left="122"/>
              <w:rPr>
                <w:rFonts w:ascii="Segoe UI Symbol" w:hAnsi="Segoe UI Symbol"/>
              </w:rPr>
            </w:pPr>
            <w:r>
              <w:rPr>
                <w:rFonts w:ascii="Segoe UI Symbol" w:hAnsi="Segoe UI Symbol"/>
                <w:w w:val="110"/>
              </w:rPr>
              <w:t>✓</w:t>
            </w:r>
          </w:p>
        </w:tc>
        <w:tc>
          <w:tcPr>
            <w:tcW w:w="808" w:type="dxa"/>
            <w:tcBorders>
              <w:top w:val="single" w:sz="6" w:space="0" w:color="000000"/>
            </w:tcBorders>
          </w:tcPr>
          <w:p w14:paraId="5D9B729C" w14:textId="77777777" w:rsidR="009E7195" w:rsidRDefault="00A367DA">
            <w:pPr>
              <w:pStyle w:val="TableParagraph"/>
              <w:spacing w:before="39" w:line="258" w:lineRule="exact"/>
              <w:ind w:left="122"/>
              <w:rPr>
                <w:rFonts w:ascii="Segoe UI Symbol" w:hAnsi="Segoe UI Symbol"/>
              </w:rPr>
            </w:pPr>
            <w:r>
              <w:rPr>
                <w:rFonts w:ascii="Segoe UI Symbol" w:hAnsi="Segoe UI Symbol"/>
                <w:w w:val="110"/>
              </w:rPr>
              <w:t>✓</w:t>
            </w:r>
          </w:p>
        </w:tc>
      </w:tr>
      <w:tr w:rsidR="009E7195" w14:paraId="416A64D9" w14:textId="77777777">
        <w:trPr>
          <w:trHeight w:val="270"/>
        </w:trPr>
        <w:tc>
          <w:tcPr>
            <w:tcW w:w="1929" w:type="dxa"/>
          </w:tcPr>
          <w:p w14:paraId="29C29441" w14:textId="77777777" w:rsidR="009E7195" w:rsidRDefault="009E7195">
            <w:pPr>
              <w:pStyle w:val="TableParagraph"/>
              <w:rPr>
                <w:rFonts w:ascii="Times New Roman"/>
                <w:sz w:val="20"/>
              </w:rPr>
            </w:pPr>
          </w:p>
        </w:tc>
        <w:tc>
          <w:tcPr>
            <w:tcW w:w="3037" w:type="dxa"/>
          </w:tcPr>
          <w:p w14:paraId="28BE3CA9" w14:textId="77777777" w:rsidR="009E7195" w:rsidRDefault="00A367DA">
            <w:pPr>
              <w:pStyle w:val="TableParagraph"/>
              <w:spacing w:before="24" w:line="227" w:lineRule="exact"/>
              <w:ind w:left="130"/>
            </w:pPr>
            <w:r>
              <w:rPr>
                <w:spacing w:val="-2"/>
              </w:rPr>
              <w:t>Region</w:t>
            </w:r>
          </w:p>
        </w:tc>
        <w:tc>
          <w:tcPr>
            <w:tcW w:w="1405" w:type="dxa"/>
          </w:tcPr>
          <w:p w14:paraId="2529D7F8" w14:textId="77777777" w:rsidR="009E7195" w:rsidRDefault="009E7195">
            <w:pPr>
              <w:pStyle w:val="TableParagraph"/>
              <w:rPr>
                <w:rFonts w:ascii="Times New Roman"/>
                <w:sz w:val="20"/>
              </w:rPr>
            </w:pPr>
          </w:p>
        </w:tc>
        <w:tc>
          <w:tcPr>
            <w:tcW w:w="819" w:type="dxa"/>
          </w:tcPr>
          <w:p w14:paraId="514EFDE3" w14:textId="77777777" w:rsidR="009E7195" w:rsidRDefault="009E7195">
            <w:pPr>
              <w:pStyle w:val="TableParagraph"/>
              <w:rPr>
                <w:rFonts w:ascii="Times New Roman"/>
                <w:sz w:val="20"/>
              </w:rPr>
            </w:pPr>
          </w:p>
        </w:tc>
        <w:tc>
          <w:tcPr>
            <w:tcW w:w="806" w:type="dxa"/>
          </w:tcPr>
          <w:p w14:paraId="5E6EE187" w14:textId="77777777" w:rsidR="009E7195" w:rsidRDefault="009E7195">
            <w:pPr>
              <w:pStyle w:val="TableParagraph"/>
              <w:rPr>
                <w:rFonts w:ascii="Times New Roman"/>
                <w:sz w:val="20"/>
              </w:rPr>
            </w:pPr>
          </w:p>
        </w:tc>
        <w:tc>
          <w:tcPr>
            <w:tcW w:w="808" w:type="dxa"/>
          </w:tcPr>
          <w:p w14:paraId="5ECEDFBE" w14:textId="77777777" w:rsidR="009E7195" w:rsidRDefault="009E7195">
            <w:pPr>
              <w:pStyle w:val="TableParagraph"/>
              <w:rPr>
                <w:rFonts w:ascii="Times New Roman"/>
                <w:sz w:val="20"/>
              </w:rPr>
            </w:pPr>
          </w:p>
        </w:tc>
      </w:tr>
      <w:tr w:rsidR="009E7195" w14:paraId="7FE78427" w14:textId="77777777">
        <w:trPr>
          <w:trHeight w:val="270"/>
        </w:trPr>
        <w:tc>
          <w:tcPr>
            <w:tcW w:w="1929" w:type="dxa"/>
          </w:tcPr>
          <w:p w14:paraId="29ABB718" w14:textId="77777777" w:rsidR="009E7195" w:rsidRDefault="00A367DA">
            <w:pPr>
              <w:pStyle w:val="TableParagraph"/>
              <w:spacing w:before="24" w:line="227" w:lineRule="exact"/>
              <w:ind w:left="119"/>
            </w:pPr>
            <w:r>
              <w:t>Dwight</w:t>
            </w:r>
            <w:r>
              <w:rPr>
                <w:spacing w:val="-8"/>
              </w:rPr>
              <w:t xml:space="preserve"> </w:t>
            </w:r>
            <w:r>
              <w:rPr>
                <w:spacing w:val="-2"/>
              </w:rPr>
              <w:t>Drover</w:t>
            </w:r>
          </w:p>
        </w:tc>
        <w:tc>
          <w:tcPr>
            <w:tcW w:w="3037" w:type="dxa"/>
          </w:tcPr>
          <w:p w14:paraId="3B9BDA87" w14:textId="77777777" w:rsidR="009E7195" w:rsidRDefault="00A367DA">
            <w:pPr>
              <w:pStyle w:val="TableParagraph"/>
              <w:spacing w:before="24" w:line="227" w:lineRule="exact"/>
              <w:ind w:left="130"/>
            </w:pPr>
            <w:r>
              <w:t>DFO</w:t>
            </w:r>
            <w:r>
              <w:rPr>
                <w:spacing w:val="-8"/>
              </w:rPr>
              <w:t xml:space="preserve"> </w:t>
            </w:r>
            <w:r>
              <w:t>Science</w:t>
            </w:r>
            <w:r>
              <w:rPr>
                <w:spacing w:val="-7"/>
              </w:rPr>
              <w:t xml:space="preserve"> </w:t>
            </w:r>
            <w:r>
              <w:rPr>
                <w:spacing w:val="-10"/>
              </w:rPr>
              <w:t>-</w:t>
            </w:r>
          </w:p>
        </w:tc>
        <w:tc>
          <w:tcPr>
            <w:tcW w:w="1405" w:type="dxa"/>
          </w:tcPr>
          <w:p w14:paraId="651B3978" w14:textId="77777777" w:rsidR="009E7195" w:rsidRDefault="00A367DA">
            <w:pPr>
              <w:pStyle w:val="TableParagraph"/>
              <w:spacing w:before="24" w:line="227" w:lineRule="exact"/>
              <w:ind w:left="167"/>
            </w:pPr>
            <w:r>
              <w:rPr>
                <w:spacing w:val="-2"/>
              </w:rPr>
              <w:t>Virtual</w:t>
            </w:r>
          </w:p>
        </w:tc>
        <w:tc>
          <w:tcPr>
            <w:tcW w:w="819" w:type="dxa"/>
          </w:tcPr>
          <w:p w14:paraId="607894EC"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0CF603E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50019B8"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2382165F" w14:textId="77777777">
        <w:trPr>
          <w:trHeight w:val="270"/>
        </w:trPr>
        <w:tc>
          <w:tcPr>
            <w:tcW w:w="1929" w:type="dxa"/>
          </w:tcPr>
          <w:p w14:paraId="6FC5C3FA" w14:textId="77777777" w:rsidR="009E7195" w:rsidRDefault="009E7195">
            <w:pPr>
              <w:pStyle w:val="TableParagraph"/>
              <w:rPr>
                <w:rFonts w:ascii="Times New Roman"/>
                <w:sz w:val="20"/>
              </w:rPr>
            </w:pPr>
          </w:p>
        </w:tc>
        <w:tc>
          <w:tcPr>
            <w:tcW w:w="3037" w:type="dxa"/>
          </w:tcPr>
          <w:p w14:paraId="10FC38BF" w14:textId="77777777" w:rsidR="009E7195" w:rsidRDefault="00A367DA">
            <w:pPr>
              <w:pStyle w:val="TableParagraph"/>
              <w:spacing w:before="24" w:line="227" w:lineRule="exact"/>
              <w:ind w:left="130"/>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3719B2A8" w14:textId="77777777" w:rsidR="009E7195" w:rsidRDefault="009E7195">
            <w:pPr>
              <w:pStyle w:val="TableParagraph"/>
              <w:rPr>
                <w:rFonts w:ascii="Times New Roman"/>
                <w:sz w:val="20"/>
              </w:rPr>
            </w:pPr>
          </w:p>
        </w:tc>
        <w:tc>
          <w:tcPr>
            <w:tcW w:w="819" w:type="dxa"/>
          </w:tcPr>
          <w:p w14:paraId="6FE7A481" w14:textId="77777777" w:rsidR="009E7195" w:rsidRDefault="009E7195">
            <w:pPr>
              <w:pStyle w:val="TableParagraph"/>
              <w:rPr>
                <w:rFonts w:ascii="Times New Roman"/>
                <w:sz w:val="20"/>
              </w:rPr>
            </w:pPr>
          </w:p>
        </w:tc>
        <w:tc>
          <w:tcPr>
            <w:tcW w:w="806" w:type="dxa"/>
          </w:tcPr>
          <w:p w14:paraId="249EE206" w14:textId="77777777" w:rsidR="009E7195" w:rsidRDefault="009E7195">
            <w:pPr>
              <w:pStyle w:val="TableParagraph"/>
              <w:rPr>
                <w:rFonts w:ascii="Times New Roman"/>
                <w:sz w:val="20"/>
              </w:rPr>
            </w:pPr>
          </w:p>
        </w:tc>
        <w:tc>
          <w:tcPr>
            <w:tcW w:w="808" w:type="dxa"/>
          </w:tcPr>
          <w:p w14:paraId="7E51CF13" w14:textId="77777777" w:rsidR="009E7195" w:rsidRDefault="009E7195">
            <w:pPr>
              <w:pStyle w:val="TableParagraph"/>
              <w:rPr>
                <w:rFonts w:ascii="Times New Roman"/>
                <w:sz w:val="20"/>
              </w:rPr>
            </w:pPr>
          </w:p>
        </w:tc>
      </w:tr>
      <w:tr w:rsidR="009E7195" w14:paraId="713B0B15" w14:textId="77777777">
        <w:trPr>
          <w:trHeight w:val="270"/>
        </w:trPr>
        <w:tc>
          <w:tcPr>
            <w:tcW w:w="1929" w:type="dxa"/>
          </w:tcPr>
          <w:p w14:paraId="50A107C3" w14:textId="77777777" w:rsidR="009E7195" w:rsidRDefault="009E7195">
            <w:pPr>
              <w:pStyle w:val="TableParagraph"/>
              <w:rPr>
                <w:rFonts w:ascii="Times New Roman"/>
                <w:sz w:val="20"/>
              </w:rPr>
            </w:pPr>
          </w:p>
        </w:tc>
        <w:tc>
          <w:tcPr>
            <w:tcW w:w="3037" w:type="dxa"/>
          </w:tcPr>
          <w:p w14:paraId="4CB3A818" w14:textId="77777777" w:rsidR="009E7195" w:rsidRDefault="00A367DA">
            <w:pPr>
              <w:pStyle w:val="TableParagraph"/>
              <w:spacing w:before="24" w:line="227" w:lineRule="exact"/>
              <w:ind w:left="130"/>
            </w:pPr>
            <w:r>
              <w:rPr>
                <w:spacing w:val="-2"/>
              </w:rPr>
              <w:t>Region</w:t>
            </w:r>
          </w:p>
        </w:tc>
        <w:tc>
          <w:tcPr>
            <w:tcW w:w="1405" w:type="dxa"/>
          </w:tcPr>
          <w:p w14:paraId="23447BE9" w14:textId="77777777" w:rsidR="009E7195" w:rsidRDefault="009E7195">
            <w:pPr>
              <w:pStyle w:val="TableParagraph"/>
              <w:rPr>
                <w:rFonts w:ascii="Times New Roman"/>
                <w:sz w:val="20"/>
              </w:rPr>
            </w:pPr>
          </w:p>
        </w:tc>
        <w:tc>
          <w:tcPr>
            <w:tcW w:w="819" w:type="dxa"/>
          </w:tcPr>
          <w:p w14:paraId="15524F4C" w14:textId="77777777" w:rsidR="009E7195" w:rsidRDefault="009E7195">
            <w:pPr>
              <w:pStyle w:val="TableParagraph"/>
              <w:rPr>
                <w:rFonts w:ascii="Times New Roman"/>
                <w:sz w:val="20"/>
              </w:rPr>
            </w:pPr>
          </w:p>
        </w:tc>
        <w:tc>
          <w:tcPr>
            <w:tcW w:w="806" w:type="dxa"/>
          </w:tcPr>
          <w:p w14:paraId="11B8CC30" w14:textId="77777777" w:rsidR="009E7195" w:rsidRDefault="009E7195">
            <w:pPr>
              <w:pStyle w:val="TableParagraph"/>
              <w:rPr>
                <w:rFonts w:ascii="Times New Roman"/>
                <w:sz w:val="20"/>
              </w:rPr>
            </w:pPr>
          </w:p>
        </w:tc>
        <w:tc>
          <w:tcPr>
            <w:tcW w:w="808" w:type="dxa"/>
          </w:tcPr>
          <w:p w14:paraId="797DFC0A" w14:textId="77777777" w:rsidR="009E7195" w:rsidRDefault="009E7195">
            <w:pPr>
              <w:pStyle w:val="TableParagraph"/>
              <w:rPr>
                <w:rFonts w:ascii="Times New Roman"/>
                <w:sz w:val="20"/>
              </w:rPr>
            </w:pPr>
          </w:p>
        </w:tc>
      </w:tr>
      <w:tr w:rsidR="009E7195" w14:paraId="53B87D9A" w14:textId="77777777">
        <w:trPr>
          <w:trHeight w:val="270"/>
        </w:trPr>
        <w:tc>
          <w:tcPr>
            <w:tcW w:w="1929" w:type="dxa"/>
          </w:tcPr>
          <w:p w14:paraId="012523C9" w14:textId="77777777" w:rsidR="009E7195" w:rsidRDefault="00A367DA">
            <w:pPr>
              <w:pStyle w:val="TableParagraph"/>
              <w:spacing w:before="24" w:line="227" w:lineRule="exact"/>
              <w:ind w:left="119"/>
            </w:pPr>
            <w:r>
              <w:t>Kim</w:t>
            </w:r>
            <w:r>
              <w:rPr>
                <w:spacing w:val="-5"/>
              </w:rPr>
              <w:t xml:space="preserve"> </w:t>
            </w:r>
            <w:r>
              <w:rPr>
                <w:spacing w:val="-2"/>
              </w:rPr>
              <w:t>Emond</w:t>
            </w:r>
          </w:p>
        </w:tc>
        <w:tc>
          <w:tcPr>
            <w:tcW w:w="3037" w:type="dxa"/>
          </w:tcPr>
          <w:p w14:paraId="08DA92F1"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Quebec</w:t>
            </w:r>
          </w:p>
        </w:tc>
        <w:tc>
          <w:tcPr>
            <w:tcW w:w="1405" w:type="dxa"/>
          </w:tcPr>
          <w:p w14:paraId="4443CE84"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78566E50"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26D2D8D1"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01D4972E"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65B3157" w14:textId="77777777">
        <w:trPr>
          <w:trHeight w:val="270"/>
        </w:trPr>
        <w:tc>
          <w:tcPr>
            <w:tcW w:w="1929" w:type="dxa"/>
          </w:tcPr>
          <w:p w14:paraId="67B75822" w14:textId="77777777" w:rsidR="009E7195" w:rsidRDefault="009E7195">
            <w:pPr>
              <w:pStyle w:val="TableParagraph"/>
              <w:rPr>
                <w:rFonts w:ascii="Times New Roman"/>
                <w:sz w:val="20"/>
              </w:rPr>
            </w:pPr>
          </w:p>
        </w:tc>
        <w:tc>
          <w:tcPr>
            <w:tcW w:w="3037" w:type="dxa"/>
          </w:tcPr>
          <w:p w14:paraId="7FBD035D" w14:textId="77777777" w:rsidR="009E7195" w:rsidRDefault="00A367DA">
            <w:pPr>
              <w:pStyle w:val="TableParagraph"/>
              <w:spacing w:before="24" w:line="227" w:lineRule="exact"/>
              <w:ind w:left="130"/>
            </w:pPr>
            <w:r>
              <w:rPr>
                <w:spacing w:val="-2"/>
              </w:rPr>
              <w:t>Region</w:t>
            </w:r>
          </w:p>
        </w:tc>
        <w:tc>
          <w:tcPr>
            <w:tcW w:w="1405" w:type="dxa"/>
          </w:tcPr>
          <w:p w14:paraId="11370006" w14:textId="77777777" w:rsidR="009E7195" w:rsidRDefault="009E7195">
            <w:pPr>
              <w:pStyle w:val="TableParagraph"/>
              <w:rPr>
                <w:rFonts w:ascii="Times New Roman"/>
                <w:sz w:val="20"/>
              </w:rPr>
            </w:pPr>
          </w:p>
        </w:tc>
        <w:tc>
          <w:tcPr>
            <w:tcW w:w="819" w:type="dxa"/>
          </w:tcPr>
          <w:p w14:paraId="060895C3" w14:textId="77777777" w:rsidR="009E7195" w:rsidRDefault="009E7195">
            <w:pPr>
              <w:pStyle w:val="TableParagraph"/>
              <w:rPr>
                <w:rFonts w:ascii="Times New Roman"/>
                <w:sz w:val="20"/>
              </w:rPr>
            </w:pPr>
          </w:p>
        </w:tc>
        <w:tc>
          <w:tcPr>
            <w:tcW w:w="806" w:type="dxa"/>
          </w:tcPr>
          <w:p w14:paraId="12661A6E" w14:textId="77777777" w:rsidR="009E7195" w:rsidRDefault="009E7195">
            <w:pPr>
              <w:pStyle w:val="TableParagraph"/>
              <w:rPr>
                <w:rFonts w:ascii="Times New Roman"/>
                <w:sz w:val="20"/>
              </w:rPr>
            </w:pPr>
          </w:p>
        </w:tc>
        <w:tc>
          <w:tcPr>
            <w:tcW w:w="808" w:type="dxa"/>
          </w:tcPr>
          <w:p w14:paraId="7210B776" w14:textId="77777777" w:rsidR="009E7195" w:rsidRDefault="009E7195">
            <w:pPr>
              <w:pStyle w:val="TableParagraph"/>
              <w:rPr>
                <w:rFonts w:ascii="Times New Roman"/>
                <w:sz w:val="20"/>
              </w:rPr>
            </w:pPr>
          </w:p>
        </w:tc>
      </w:tr>
      <w:tr w:rsidR="009E7195" w14:paraId="472816D0" w14:textId="77777777">
        <w:trPr>
          <w:trHeight w:val="270"/>
        </w:trPr>
        <w:tc>
          <w:tcPr>
            <w:tcW w:w="1929" w:type="dxa"/>
          </w:tcPr>
          <w:p w14:paraId="738099AA" w14:textId="77777777" w:rsidR="009E7195" w:rsidRDefault="00A367DA">
            <w:pPr>
              <w:pStyle w:val="TableParagraph"/>
              <w:spacing w:before="24" w:line="227" w:lineRule="exact"/>
              <w:ind w:left="119"/>
            </w:pPr>
            <w:r>
              <w:t>Gillian</w:t>
            </w:r>
            <w:r>
              <w:rPr>
                <w:spacing w:val="-8"/>
              </w:rPr>
              <w:t xml:space="preserve"> </w:t>
            </w:r>
            <w:r>
              <w:rPr>
                <w:spacing w:val="-2"/>
              </w:rPr>
              <w:t>Forbes</w:t>
            </w:r>
          </w:p>
        </w:tc>
        <w:tc>
          <w:tcPr>
            <w:tcW w:w="3037" w:type="dxa"/>
          </w:tcPr>
          <w:p w14:paraId="2793FE67" w14:textId="77777777" w:rsidR="009E7195" w:rsidRDefault="00A367DA">
            <w:pPr>
              <w:pStyle w:val="TableParagraph"/>
              <w:spacing w:before="24" w:line="227" w:lineRule="exact"/>
              <w:ind w:left="130"/>
            </w:pPr>
            <w:r>
              <w:t>DFO</w:t>
            </w:r>
            <w:r>
              <w:rPr>
                <w:spacing w:val="-8"/>
              </w:rPr>
              <w:t xml:space="preserve"> </w:t>
            </w:r>
            <w:r>
              <w:t>Science</w:t>
            </w:r>
            <w:r>
              <w:rPr>
                <w:spacing w:val="-7"/>
              </w:rPr>
              <w:t xml:space="preserve"> </w:t>
            </w:r>
            <w:r>
              <w:rPr>
                <w:spacing w:val="-10"/>
              </w:rPr>
              <w:t>-</w:t>
            </w:r>
          </w:p>
        </w:tc>
        <w:tc>
          <w:tcPr>
            <w:tcW w:w="1405" w:type="dxa"/>
          </w:tcPr>
          <w:p w14:paraId="739381C4"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7CE63FEC"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282F4D87"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39BDF33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6AAA9F87" w14:textId="77777777">
        <w:trPr>
          <w:trHeight w:val="270"/>
        </w:trPr>
        <w:tc>
          <w:tcPr>
            <w:tcW w:w="1929" w:type="dxa"/>
          </w:tcPr>
          <w:p w14:paraId="68000C3E" w14:textId="77777777" w:rsidR="009E7195" w:rsidRDefault="009E7195">
            <w:pPr>
              <w:pStyle w:val="TableParagraph"/>
              <w:rPr>
                <w:rFonts w:ascii="Times New Roman"/>
                <w:sz w:val="20"/>
              </w:rPr>
            </w:pPr>
          </w:p>
        </w:tc>
        <w:tc>
          <w:tcPr>
            <w:tcW w:w="3037" w:type="dxa"/>
          </w:tcPr>
          <w:p w14:paraId="64E288D4" w14:textId="77777777" w:rsidR="009E7195" w:rsidRDefault="00A367DA">
            <w:pPr>
              <w:pStyle w:val="TableParagraph"/>
              <w:spacing w:before="24" w:line="227" w:lineRule="exact"/>
              <w:ind w:left="130"/>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61A812D7" w14:textId="77777777" w:rsidR="009E7195" w:rsidRDefault="009E7195">
            <w:pPr>
              <w:pStyle w:val="TableParagraph"/>
              <w:rPr>
                <w:rFonts w:ascii="Times New Roman"/>
                <w:sz w:val="20"/>
              </w:rPr>
            </w:pPr>
          </w:p>
        </w:tc>
        <w:tc>
          <w:tcPr>
            <w:tcW w:w="819" w:type="dxa"/>
          </w:tcPr>
          <w:p w14:paraId="07E7BC8B" w14:textId="77777777" w:rsidR="009E7195" w:rsidRDefault="009E7195">
            <w:pPr>
              <w:pStyle w:val="TableParagraph"/>
              <w:rPr>
                <w:rFonts w:ascii="Times New Roman"/>
                <w:sz w:val="20"/>
              </w:rPr>
            </w:pPr>
          </w:p>
        </w:tc>
        <w:tc>
          <w:tcPr>
            <w:tcW w:w="806" w:type="dxa"/>
          </w:tcPr>
          <w:p w14:paraId="6038CC54" w14:textId="77777777" w:rsidR="009E7195" w:rsidRDefault="009E7195">
            <w:pPr>
              <w:pStyle w:val="TableParagraph"/>
              <w:rPr>
                <w:rFonts w:ascii="Times New Roman"/>
                <w:sz w:val="20"/>
              </w:rPr>
            </w:pPr>
          </w:p>
        </w:tc>
        <w:tc>
          <w:tcPr>
            <w:tcW w:w="808" w:type="dxa"/>
          </w:tcPr>
          <w:p w14:paraId="7E039651" w14:textId="77777777" w:rsidR="009E7195" w:rsidRDefault="009E7195">
            <w:pPr>
              <w:pStyle w:val="TableParagraph"/>
              <w:rPr>
                <w:rFonts w:ascii="Times New Roman"/>
                <w:sz w:val="20"/>
              </w:rPr>
            </w:pPr>
          </w:p>
        </w:tc>
      </w:tr>
      <w:tr w:rsidR="009E7195" w14:paraId="20ADF4EC" w14:textId="77777777">
        <w:trPr>
          <w:trHeight w:val="270"/>
        </w:trPr>
        <w:tc>
          <w:tcPr>
            <w:tcW w:w="1929" w:type="dxa"/>
          </w:tcPr>
          <w:p w14:paraId="2EB6F2DC" w14:textId="77777777" w:rsidR="009E7195" w:rsidRDefault="009E7195">
            <w:pPr>
              <w:pStyle w:val="TableParagraph"/>
              <w:rPr>
                <w:rFonts w:ascii="Times New Roman"/>
                <w:sz w:val="20"/>
              </w:rPr>
            </w:pPr>
          </w:p>
        </w:tc>
        <w:tc>
          <w:tcPr>
            <w:tcW w:w="3037" w:type="dxa"/>
          </w:tcPr>
          <w:p w14:paraId="3B8F9C37" w14:textId="77777777" w:rsidR="009E7195" w:rsidRDefault="00A367DA">
            <w:pPr>
              <w:pStyle w:val="TableParagraph"/>
              <w:spacing w:before="24" w:line="227" w:lineRule="exact"/>
              <w:ind w:left="130"/>
            </w:pPr>
            <w:r>
              <w:rPr>
                <w:spacing w:val="-2"/>
              </w:rPr>
              <w:t>Region</w:t>
            </w:r>
          </w:p>
        </w:tc>
        <w:tc>
          <w:tcPr>
            <w:tcW w:w="1405" w:type="dxa"/>
          </w:tcPr>
          <w:p w14:paraId="0F68CFF6" w14:textId="77777777" w:rsidR="009E7195" w:rsidRDefault="009E7195">
            <w:pPr>
              <w:pStyle w:val="TableParagraph"/>
              <w:rPr>
                <w:rFonts w:ascii="Times New Roman"/>
                <w:sz w:val="20"/>
              </w:rPr>
            </w:pPr>
          </w:p>
        </w:tc>
        <w:tc>
          <w:tcPr>
            <w:tcW w:w="819" w:type="dxa"/>
          </w:tcPr>
          <w:p w14:paraId="42FECC03" w14:textId="77777777" w:rsidR="009E7195" w:rsidRDefault="009E7195">
            <w:pPr>
              <w:pStyle w:val="TableParagraph"/>
              <w:rPr>
                <w:rFonts w:ascii="Times New Roman"/>
                <w:sz w:val="20"/>
              </w:rPr>
            </w:pPr>
          </w:p>
        </w:tc>
        <w:tc>
          <w:tcPr>
            <w:tcW w:w="806" w:type="dxa"/>
          </w:tcPr>
          <w:p w14:paraId="43E5590B" w14:textId="77777777" w:rsidR="009E7195" w:rsidRDefault="009E7195">
            <w:pPr>
              <w:pStyle w:val="TableParagraph"/>
              <w:rPr>
                <w:rFonts w:ascii="Times New Roman"/>
                <w:sz w:val="20"/>
              </w:rPr>
            </w:pPr>
          </w:p>
        </w:tc>
        <w:tc>
          <w:tcPr>
            <w:tcW w:w="808" w:type="dxa"/>
          </w:tcPr>
          <w:p w14:paraId="5095DF8D" w14:textId="77777777" w:rsidR="009E7195" w:rsidRDefault="009E7195">
            <w:pPr>
              <w:pStyle w:val="TableParagraph"/>
              <w:rPr>
                <w:rFonts w:ascii="Times New Roman"/>
                <w:sz w:val="20"/>
              </w:rPr>
            </w:pPr>
          </w:p>
        </w:tc>
      </w:tr>
      <w:tr w:rsidR="009E7195" w14:paraId="7A6DD5DC" w14:textId="77777777">
        <w:trPr>
          <w:trHeight w:val="270"/>
        </w:trPr>
        <w:tc>
          <w:tcPr>
            <w:tcW w:w="1929" w:type="dxa"/>
          </w:tcPr>
          <w:p w14:paraId="4C99CD43" w14:textId="77777777" w:rsidR="009E7195" w:rsidRDefault="00A367DA">
            <w:pPr>
              <w:pStyle w:val="TableParagraph"/>
              <w:spacing w:before="24" w:line="227" w:lineRule="exact"/>
              <w:ind w:left="119"/>
            </w:pPr>
            <w:r>
              <w:t>Isabelle</w:t>
            </w:r>
            <w:r>
              <w:rPr>
                <w:spacing w:val="-9"/>
              </w:rPr>
              <w:t xml:space="preserve"> </w:t>
            </w:r>
            <w:r>
              <w:rPr>
                <w:spacing w:val="-2"/>
              </w:rPr>
              <w:t>Forest</w:t>
            </w:r>
          </w:p>
        </w:tc>
        <w:tc>
          <w:tcPr>
            <w:tcW w:w="3037" w:type="dxa"/>
          </w:tcPr>
          <w:p w14:paraId="436460C7"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7CE1792C"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70F286BD"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2328074F"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1AD24E9"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09B7294" w14:textId="77777777">
        <w:trPr>
          <w:trHeight w:val="270"/>
        </w:trPr>
        <w:tc>
          <w:tcPr>
            <w:tcW w:w="1929" w:type="dxa"/>
          </w:tcPr>
          <w:p w14:paraId="62B2433E" w14:textId="77777777" w:rsidR="009E7195" w:rsidRDefault="00A367DA">
            <w:pPr>
              <w:pStyle w:val="TableParagraph"/>
              <w:spacing w:before="24" w:line="227" w:lineRule="exact"/>
              <w:ind w:left="119"/>
            </w:pPr>
            <w:r>
              <w:t>Danni</w:t>
            </w:r>
            <w:r>
              <w:rPr>
                <w:spacing w:val="-7"/>
              </w:rPr>
              <w:t xml:space="preserve"> </w:t>
            </w:r>
            <w:r>
              <w:rPr>
                <w:spacing w:val="-2"/>
              </w:rPr>
              <w:t>Harper</w:t>
            </w:r>
          </w:p>
        </w:tc>
        <w:tc>
          <w:tcPr>
            <w:tcW w:w="3037" w:type="dxa"/>
          </w:tcPr>
          <w:p w14:paraId="6BCA9822"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563B3ECB" w14:textId="77777777" w:rsidR="009E7195" w:rsidRDefault="00A367DA">
            <w:pPr>
              <w:pStyle w:val="TableParagraph"/>
              <w:spacing w:before="24" w:line="227" w:lineRule="exact"/>
              <w:ind w:left="167"/>
            </w:pPr>
            <w:r>
              <w:rPr>
                <w:spacing w:val="-2"/>
              </w:rPr>
              <w:t>Virtual</w:t>
            </w:r>
          </w:p>
        </w:tc>
        <w:tc>
          <w:tcPr>
            <w:tcW w:w="819" w:type="dxa"/>
          </w:tcPr>
          <w:p w14:paraId="39E4E80F"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1DA75A0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3835521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5C688E9A" w14:textId="77777777">
        <w:trPr>
          <w:trHeight w:val="270"/>
        </w:trPr>
        <w:tc>
          <w:tcPr>
            <w:tcW w:w="1929" w:type="dxa"/>
          </w:tcPr>
          <w:p w14:paraId="16878E61" w14:textId="77777777" w:rsidR="009E7195" w:rsidRDefault="009E7195">
            <w:pPr>
              <w:pStyle w:val="TableParagraph"/>
              <w:rPr>
                <w:rFonts w:ascii="Times New Roman"/>
                <w:sz w:val="20"/>
              </w:rPr>
            </w:pPr>
          </w:p>
        </w:tc>
        <w:tc>
          <w:tcPr>
            <w:tcW w:w="3037" w:type="dxa"/>
          </w:tcPr>
          <w:p w14:paraId="696DE764" w14:textId="77777777" w:rsidR="009E7195" w:rsidRDefault="00A367DA">
            <w:pPr>
              <w:pStyle w:val="TableParagraph"/>
              <w:spacing w:before="24" w:line="227" w:lineRule="exact"/>
              <w:ind w:left="130"/>
            </w:pPr>
            <w:r>
              <w:rPr>
                <w:spacing w:val="-2"/>
              </w:rPr>
              <w:t>Region</w:t>
            </w:r>
          </w:p>
        </w:tc>
        <w:tc>
          <w:tcPr>
            <w:tcW w:w="1405" w:type="dxa"/>
          </w:tcPr>
          <w:p w14:paraId="3852E476" w14:textId="77777777" w:rsidR="009E7195" w:rsidRDefault="009E7195">
            <w:pPr>
              <w:pStyle w:val="TableParagraph"/>
              <w:rPr>
                <w:rFonts w:ascii="Times New Roman"/>
                <w:sz w:val="20"/>
              </w:rPr>
            </w:pPr>
          </w:p>
        </w:tc>
        <w:tc>
          <w:tcPr>
            <w:tcW w:w="819" w:type="dxa"/>
          </w:tcPr>
          <w:p w14:paraId="5F134361" w14:textId="77777777" w:rsidR="009E7195" w:rsidRDefault="009E7195">
            <w:pPr>
              <w:pStyle w:val="TableParagraph"/>
              <w:rPr>
                <w:rFonts w:ascii="Times New Roman"/>
                <w:sz w:val="20"/>
              </w:rPr>
            </w:pPr>
          </w:p>
        </w:tc>
        <w:tc>
          <w:tcPr>
            <w:tcW w:w="806" w:type="dxa"/>
          </w:tcPr>
          <w:p w14:paraId="010CC924" w14:textId="77777777" w:rsidR="009E7195" w:rsidRDefault="009E7195">
            <w:pPr>
              <w:pStyle w:val="TableParagraph"/>
              <w:rPr>
                <w:rFonts w:ascii="Times New Roman"/>
                <w:sz w:val="20"/>
              </w:rPr>
            </w:pPr>
          </w:p>
        </w:tc>
        <w:tc>
          <w:tcPr>
            <w:tcW w:w="808" w:type="dxa"/>
          </w:tcPr>
          <w:p w14:paraId="628D28F1" w14:textId="77777777" w:rsidR="009E7195" w:rsidRDefault="009E7195">
            <w:pPr>
              <w:pStyle w:val="TableParagraph"/>
              <w:rPr>
                <w:rFonts w:ascii="Times New Roman"/>
                <w:sz w:val="20"/>
              </w:rPr>
            </w:pPr>
          </w:p>
        </w:tc>
      </w:tr>
      <w:tr w:rsidR="009E7195" w14:paraId="66EDDD85" w14:textId="77777777">
        <w:trPr>
          <w:trHeight w:val="270"/>
        </w:trPr>
        <w:tc>
          <w:tcPr>
            <w:tcW w:w="1929" w:type="dxa"/>
          </w:tcPr>
          <w:p w14:paraId="32338236" w14:textId="77777777" w:rsidR="009E7195" w:rsidRDefault="00A367DA">
            <w:pPr>
              <w:pStyle w:val="TableParagraph"/>
              <w:spacing w:before="24" w:line="227" w:lineRule="exact"/>
              <w:ind w:left="119"/>
            </w:pPr>
            <w:r>
              <w:t>Sarah</w:t>
            </w:r>
            <w:r>
              <w:rPr>
                <w:spacing w:val="-10"/>
              </w:rPr>
              <w:t xml:space="preserve"> </w:t>
            </w:r>
            <w:r>
              <w:rPr>
                <w:spacing w:val="-2"/>
              </w:rPr>
              <w:t>Hawkshaw</w:t>
            </w:r>
          </w:p>
        </w:tc>
        <w:tc>
          <w:tcPr>
            <w:tcW w:w="3037" w:type="dxa"/>
          </w:tcPr>
          <w:p w14:paraId="7D172A67"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7CC2BAFC" w14:textId="77777777" w:rsidR="009E7195" w:rsidRDefault="00A367DA">
            <w:pPr>
              <w:pStyle w:val="TableParagraph"/>
              <w:spacing w:before="24" w:line="227" w:lineRule="exact"/>
              <w:ind w:left="167"/>
            </w:pPr>
            <w:r>
              <w:rPr>
                <w:spacing w:val="-2"/>
              </w:rPr>
              <w:t>Virtual</w:t>
            </w:r>
          </w:p>
        </w:tc>
        <w:tc>
          <w:tcPr>
            <w:tcW w:w="819" w:type="dxa"/>
          </w:tcPr>
          <w:p w14:paraId="558C4244"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00D71A2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711F4EC"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35B3F519" w14:textId="77777777">
        <w:trPr>
          <w:trHeight w:val="270"/>
        </w:trPr>
        <w:tc>
          <w:tcPr>
            <w:tcW w:w="1929" w:type="dxa"/>
          </w:tcPr>
          <w:p w14:paraId="4E58302D" w14:textId="77777777" w:rsidR="009E7195" w:rsidRDefault="009E7195">
            <w:pPr>
              <w:pStyle w:val="TableParagraph"/>
              <w:rPr>
                <w:rFonts w:ascii="Times New Roman"/>
                <w:sz w:val="20"/>
              </w:rPr>
            </w:pPr>
          </w:p>
        </w:tc>
        <w:tc>
          <w:tcPr>
            <w:tcW w:w="3037" w:type="dxa"/>
          </w:tcPr>
          <w:p w14:paraId="283D07AA" w14:textId="77777777" w:rsidR="009E7195" w:rsidRDefault="00A367DA">
            <w:pPr>
              <w:pStyle w:val="TableParagraph"/>
              <w:spacing w:before="24" w:line="227" w:lineRule="exact"/>
              <w:ind w:left="130"/>
            </w:pPr>
            <w:r>
              <w:rPr>
                <w:spacing w:val="-2"/>
              </w:rPr>
              <w:t>Region</w:t>
            </w:r>
          </w:p>
        </w:tc>
        <w:tc>
          <w:tcPr>
            <w:tcW w:w="1405" w:type="dxa"/>
          </w:tcPr>
          <w:p w14:paraId="485BCC04" w14:textId="77777777" w:rsidR="009E7195" w:rsidRDefault="009E7195">
            <w:pPr>
              <w:pStyle w:val="TableParagraph"/>
              <w:rPr>
                <w:rFonts w:ascii="Times New Roman"/>
                <w:sz w:val="20"/>
              </w:rPr>
            </w:pPr>
          </w:p>
        </w:tc>
        <w:tc>
          <w:tcPr>
            <w:tcW w:w="819" w:type="dxa"/>
          </w:tcPr>
          <w:p w14:paraId="04AE8555" w14:textId="77777777" w:rsidR="009E7195" w:rsidRDefault="009E7195">
            <w:pPr>
              <w:pStyle w:val="TableParagraph"/>
              <w:rPr>
                <w:rFonts w:ascii="Times New Roman"/>
                <w:sz w:val="20"/>
              </w:rPr>
            </w:pPr>
          </w:p>
        </w:tc>
        <w:tc>
          <w:tcPr>
            <w:tcW w:w="806" w:type="dxa"/>
          </w:tcPr>
          <w:p w14:paraId="363DB31F" w14:textId="77777777" w:rsidR="009E7195" w:rsidRDefault="009E7195">
            <w:pPr>
              <w:pStyle w:val="TableParagraph"/>
              <w:rPr>
                <w:rFonts w:ascii="Times New Roman"/>
                <w:sz w:val="20"/>
              </w:rPr>
            </w:pPr>
          </w:p>
        </w:tc>
        <w:tc>
          <w:tcPr>
            <w:tcW w:w="808" w:type="dxa"/>
          </w:tcPr>
          <w:p w14:paraId="780D6A4D" w14:textId="77777777" w:rsidR="009E7195" w:rsidRDefault="009E7195">
            <w:pPr>
              <w:pStyle w:val="TableParagraph"/>
              <w:rPr>
                <w:rFonts w:ascii="Times New Roman"/>
                <w:sz w:val="20"/>
              </w:rPr>
            </w:pPr>
          </w:p>
        </w:tc>
      </w:tr>
      <w:tr w:rsidR="009E7195" w14:paraId="492FC416" w14:textId="77777777">
        <w:trPr>
          <w:trHeight w:val="271"/>
        </w:trPr>
        <w:tc>
          <w:tcPr>
            <w:tcW w:w="1929" w:type="dxa"/>
          </w:tcPr>
          <w:p w14:paraId="53CE93ED" w14:textId="77777777" w:rsidR="009E7195" w:rsidRDefault="00A367DA">
            <w:pPr>
              <w:pStyle w:val="TableParagraph"/>
              <w:spacing w:before="24" w:line="227" w:lineRule="exact"/>
              <w:ind w:left="119"/>
            </w:pPr>
            <w:r>
              <w:t>Victoria</w:t>
            </w:r>
            <w:r>
              <w:rPr>
                <w:spacing w:val="-6"/>
              </w:rPr>
              <w:t xml:space="preserve"> </w:t>
            </w:r>
            <w:r>
              <w:rPr>
                <w:spacing w:val="-2"/>
              </w:rPr>
              <w:t>Healey</w:t>
            </w:r>
          </w:p>
        </w:tc>
        <w:tc>
          <w:tcPr>
            <w:tcW w:w="3037" w:type="dxa"/>
          </w:tcPr>
          <w:p w14:paraId="370DCEC1" w14:textId="77777777" w:rsidR="009E7195" w:rsidRDefault="00A367DA">
            <w:pPr>
              <w:pStyle w:val="TableParagraph"/>
              <w:spacing w:before="24" w:line="227" w:lineRule="exact"/>
              <w:ind w:left="130"/>
            </w:pPr>
            <w:r>
              <w:t>DFO</w:t>
            </w:r>
            <w:r>
              <w:rPr>
                <w:spacing w:val="-8"/>
              </w:rPr>
              <w:t xml:space="preserve"> </w:t>
            </w:r>
            <w:r>
              <w:t>Science</w:t>
            </w:r>
            <w:r>
              <w:rPr>
                <w:spacing w:val="-7"/>
              </w:rPr>
              <w:t xml:space="preserve"> </w:t>
            </w:r>
            <w:r>
              <w:rPr>
                <w:spacing w:val="-10"/>
              </w:rPr>
              <w:t>-</w:t>
            </w:r>
          </w:p>
        </w:tc>
        <w:tc>
          <w:tcPr>
            <w:tcW w:w="1405" w:type="dxa"/>
          </w:tcPr>
          <w:p w14:paraId="27C18BEB" w14:textId="77777777" w:rsidR="009E7195" w:rsidRDefault="00A367DA">
            <w:pPr>
              <w:pStyle w:val="TableParagraph"/>
              <w:spacing w:before="24" w:line="227" w:lineRule="exact"/>
              <w:ind w:left="167"/>
            </w:pPr>
            <w:r>
              <w:rPr>
                <w:spacing w:val="-2"/>
              </w:rPr>
              <w:t>Virtual</w:t>
            </w:r>
          </w:p>
        </w:tc>
        <w:tc>
          <w:tcPr>
            <w:tcW w:w="819" w:type="dxa"/>
          </w:tcPr>
          <w:p w14:paraId="47218CFD"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6D2A9ED9"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171CDBF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1FDA1992" w14:textId="77777777">
        <w:trPr>
          <w:trHeight w:val="270"/>
        </w:trPr>
        <w:tc>
          <w:tcPr>
            <w:tcW w:w="1929" w:type="dxa"/>
          </w:tcPr>
          <w:p w14:paraId="488257A8" w14:textId="77777777" w:rsidR="009E7195" w:rsidRDefault="009E7195">
            <w:pPr>
              <w:pStyle w:val="TableParagraph"/>
              <w:rPr>
                <w:rFonts w:ascii="Times New Roman"/>
                <w:sz w:val="20"/>
              </w:rPr>
            </w:pPr>
          </w:p>
        </w:tc>
        <w:tc>
          <w:tcPr>
            <w:tcW w:w="3037" w:type="dxa"/>
          </w:tcPr>
          <w:p w14:paraId="4B69B5CD" w14:textId="77777777" w:rsidR="009E7195" w:rsidRDefault="00A367DA">
            <w:pPr>
              <w:pStyle w:val="TableParagraph"/>
              <w:spacing w:before="24" w:line="227" w:lineRule="exact"/>
              <w:ind w:left="130"/>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31705749" w14:textId="77777777" w:rsidR="009E7195" w:rsidRDefault="009E7195">
            <w:pPr>
              <w:pStyle w:val="TableParagraph"/>
              <w:rPr>
                <w:rFonts w:ascii="Times New Roman"/>
                <w:sz w:val="20"/>
              </w:rPr>
            </w:pPr>
          </w:p>
        </w:tc>
        <w:tc>
          <w:tcPr>
            <w:tcW w:w="819" w:type="dxa"/>
          </w:tcPr>
          <w:p w14:paraId="3DD14EE1" w14:textId="77777777" w:rsidR="009E7195" w:rsidRDefault="009E7195">
            <w:pPr>
              <w:pStyle w:val="TableParagraph"/>
              <w:rPr>
                <w:rFonts w:ascii="Times New Roman"/>
                <w:sz w:val="20"/>
              </w:rPr>
            </w:pPr>
          </w:p>
        </w:tc>
        <w:tc>
          <w:tcPr>
            <w:tcW w:w="806" w:type="dxa"/>
          </w:tcPr>
          <w:p w14:paraId="21CBF2E5" w14:textId="77777777" w:rsidR="009E7195" w:rsidRDefault="009E7195">
            <w:pPr>
              <w:pStyle w:val="TableParagraph"/>
              <w:rPr>
                <w:rFonts w:ascii="Times New Roman"/>
                <w:sz w:val="20"/>
              </w:rPr>
            </w:pPr>
          </w:p>
        </w:tc>
        <w:tc>
          <w:tcPr>
            <w:tcW w:w="808" w:type="dxa"/>
          </w:tcPr>
          <w:p w14:paraId="2831F6E9" w14:textId="77777777" w:rsidR="009E7195" w:rsidRDefault="009E7195">
            <w:pPr>
              <w:pStyle w:val="TableParagraph"/>
              <w:rPr>
                <w:rFonts w:ascii="Times New Roman"/>
                <w:sz w:val="20"/>
              </w:rPr>
            </w:pPr>
          </w:p>
        </w:tc>
      </w:tr>
      <w:tr w:rsidR="009E7195" w14:paraId="7D32C398" w14:textId="77777777">
        <w:trPr>
          <w:trHeight w:val="270"/>
        </w:trPr>
        <w:tc>
          <w:tcPr>
            <w:tcW w:w="1929" w:type="dxa"/>
          </w:tcPr>
          <w:p w14:paraId="0D13B01D" w14:textId="77777777" w:rsidR="009E7195" w:rsidRDefault="009E7195">
            <w:pPr>
              <w:pStyle w:val="TableParagraph"/>
              <w:rPr>
                <w:rFonts w:ascii="Times New Roman"/>
                <w:sz w:val="20"/>
              </w:rPr>
            </w:pPr>
          </w:p>
        </w:tc>
        <w:tc>
          <w:tcPr>
            <w:tcW w:w="3037" w:type="dxa"/>
          </w:tcPr>
          <w:p w14:paraId="4757F33F" w14:textId="77777777" w:rsidR="009E7195" w:rsidRDefault="00A367DA">
            <w:pPr>
              <w:pStyle w:val="TableParagraph"/>
              <w:spacing w:before="24" w:line="227" w:lineRule="exact"/>
              <w:ind w:left="130"/>
            </w:pPr>
            <w:r>
              <w:rPr>
                <w:spacing w:val="-2"/>
              </w:rPr>
              <w:t>Region</w:t>
            </w:r>
          </w:p>
        </w:tc>
        <w:tc>
          <w:tcPr>
            <w:tcW w:w="1405" w:type="dxa"/>
          </w:tcPr>
          <w:p w14:paraId="141B7FE5" w14:textId="77777777" w:rsidR="009E7195" w:rsidRDefault="009E7195">
            <w:pPr>
              <w:pStyle w:val="TableParagraph"/>
              <w:rPr>
                <w:rFonts w:ascii="Times New Roman"/>
                <w:sz w:val="20"/>
              </w:rPr>
            </w:pPr>
          </w:p>
        </w:tc>
        <w:tc>
          <w:tcPr>
            <w:tcW w:w="819" w:type="dxa"/>
          </w:tcPr>
          <w:p w14:paraId="7E063D05" w14:textId="77777777" w:rsidR="009E7195" w:rsidRDefault="009E7195">
            <w:pPr>
              <w:pStyle w:val="TableParagraph"/>
              <w:rPr>
                <w:rFonts w:ascii="Times New Roman"/>
                <w:sz w:val="20"/>
              </w:rPr>
            </w:pPr>
          </w:p>
        </w:tc>
        <w:tc>
          <w:tcPr>
            <w:tcW w:w="806" w:type="dxa"/>
          </w:tcPr>
          <w:p w14:paraId="505FD7EF" w14:textId="77777777" w:rsidR="009E7195" w:rsidRDefault="009E7195">
            <w:pPr>
              <w:pStyle w:val="TableParagraph"/>
              <w:rPr>
                <w:rFonts w:ascii="Times New Roman"/>
                <w:sz w:val="20"/>
              </w:rPr>
            </w:pPr>
          </w:p>
        </w:tc>
        <w:tc>
          <w:tcPr>
            <w:tcW w:w="808" w:type="dxa"/>
          </w:tcPr>
          <w:p w14:paraId="07EBD40E" w14:textId="77777777" w:rsidR="009E7195" w:rsidRDefault="009E7195">
            <w:pPr>
              <w:pStyle w:val="TableParagraph"/>
              <w:rPr>
                <w:rFonts w:ascii="Times New Roman"/>
                <w:sz w:val="20"/>
              </w:rPr>
            </w:pPr>
          </w:p>
        </w:tc>
      </w:tr>
      <w:tr w:rsidR="009E7195" w14:paraId="34462081" w14:textId="77777777">
        <w:trPr>
          <w:trHeight w:val="270"/>
        </w:trPr>
        <w:tc>
          <w:tcPr>
            <w:tcW w:w="1929" w:type="dxa"/>
          </w:tcPr>
          <w:p w14:paraId="1F86AC5C" w14:textId="77777777" w:rsidR="009E7195" w:rsidRDefault="00A367DA">
            <w:pPr>
              <w:pStyle w:val="TableParagraph"/>
              <w:spacing w:before="24" w:line="227" w:lineRule="exact"/>
              <w:ind w:left="119"/>
            </w:pPr>
            <w:r>
              <w:t>Erin</w:t>
            </w:r>
            <w:r>
              <w:rPr>
                <w:spacing w:val="-2"/>
              </w:rPr>
              <w:t xml:space="preserve"> Herder</w:t>
            </w:r>
          </w:p>
        </w:tc>
        <w:tc>
          <w:tcPr>
            <w:tcW w:w="3037" w:type="dxa"/>
          </w:tcPr>
          <w:p w14:paraId="0C8F0EEE"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673C7B34" w14:textId="77777777" w:rsidR="009E7195" w:rsidRDefault="00A367DA">
            <w:pPr>
              <w:pStyle w:val="TableParagraph"/>
              <w:spacing w:before="24" w:line="227" w:lineRule="exact"/>
              <w:ind w:left="167"/>
            </w:pPr>
            <w:r>
              <w:rPr>
                <w:spacing w:val="-2"/>
              </w:rPr>
              <w:t>Virtual</w:t>
            </w:r>
          </w:p>
        </w:tc>
        <w:tc>
          <w:tcPr>
            <w:tcW w:w="819" w:type="dxa"/>
          </w:tcPr>
          <w:p w14:paraId="164F635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7EA1E3B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3A962F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546520B4" w14:textId="77777777">
        <w:trPr>
          <w:trHeight w:val="270"/>
        </w:trPr>
        <w:tc>
          <w:tcPr>
            <w:tcW w:w="1929" w:type="dxa"/>
          </w:tcPr>
          <w:p w14:paraId="0159C3FE" w14:textId="77777777" w:rsidR="009E7195" w:rsidRDefault="009E7195">
            <w:pPr>
              <w:pStyle w:val="TableParagraph"/>
              <w:rPr>
                <w:rFonts w:ascii="Times New Roman"/>
                <w:sz w:val="20"/>
              </w:rPr>
            </w:pPr>
          </w:p>
        </w:tc>
        <w:tc>
          <w:tcPr>
            <w:tcW w:w="3037" w:type="dxa"/>
          </w:tcPr>
          <w:p w14:paraId="6BC0938E" w14:textId="77777777" w:rsidR="009E7195" w:rsidRDefault="00A367DA">
            <w:pPr>
              <w:pStyle w:val="TableParagraph"/>
              <w:spacing w:before="24" w:line="227" w:lineRule="exact"/>
              <w:ind w:left="130"/>
            </w:pPr>
            <w:r>
              <w:rPr>
                <w:spacing w:val="-2"/>
              </w:rPr>
              <w:t>Region</w:t>
            </w:r>
          </w:p>
        </w:tc>
        <w:tc>
          <w:tcPr>
            <w:tcW w:w="1405" w:type="dxa"/>
          </w:tcPr>
          <w:p w14:paraId="55E995D6" w14:textId="77777777" w:rsidR="009E7195" w:rsidRDefault="009E7195">
            <w:pPr>
              <w:pStyle w:val="TableParagraph"/>
              <w:rPr>
                <w:rFonts w:ascii="Times New Roman"/>
                <w:sz w:val="20"/>
              </w:rPr>
            </w:pPr>
          </w:p>
        </w:tc>
        <w:tc>
          <w:tcPr>
            <w:tcW w:w="819" w:type="dxa"/>
          </w:tcPr>
          <w:p w14:paraId="7D2623A8" w14:textId="77777777" w:rsidR="009E7195" w:rsidRDefault="009E7195">
            <w:pPr>
              <w:pStyle w:val="TableParagraph"/>
              <w:rPr>
                <w:rFonts w:ascii="Times New Roman"/>
                <w:sz w:val="20"/>
              </w:rPr>
            </w:pPr>
          </w:p>
        </w:tc>
        <w:tc>
          <w:tcPr>
            <w:tcW w:w="806" w:type="dxa"/>
          </w:tcPr>
          <w:p w14:paraId="3B32D9F8" w14:textId="77777777" w:rsidR="009E7195" w:rsidRDefault="009E7195">
            <w:pPr>
              <w:pStyle w:val="TableParagraph"/>
              <w:rPr>
                <w:rFonts w:ascii="Times New Roman"/>
                <w:sz w:val="20"/>
              </w:rPr>
            </w:pPr>
          </w:p>
        </w:tc>
        <w:tc>
          <w:tcPr>
            <w:tcW w:w="808" w:type="dxa"/>
          </w:tcPr>
          <w:p w14:paraId="28E0D557" w14:textId="77777777" w:rsidR="009E7195" w:rsidRDefault="009E7195">
            <w:pPr>
              <w:pStyle w:val="TableParagraph"/>
              <w:rPr>
                <w:rFonts w:ascii="Times New Roman"/>
                <w:sz w:val="20"/>
              </w:rPr>
            </w:pPr>
          </w:p>
        </w:tc>
      </w:tr>
      <w:tr w:rsidR="009E7195" w14:paraId="2528C470" w14:textId="77777777">
        <w:trPr>
          <w:trHeight w:val="270"/>
        </w:trPr>
        <w:tc>
          <w:tcPr>
            <w:tcW w:w="1929" w:type="dxa"/>
          </w:tcPr>
          <w:p w14:paraId="46A478C6" w14:textId="77777777" w:rsidR="009E7195" w:rsidRDefault="00A367DA">
            <w:pPr>
              <w:pStyle w:val="TableParagraph"/>
              <w:spacing w:before="24" w:line="227" w:lineRule="exact"/>
              <w:ind w:left="119"/>
            </w:pPr>
            <w:r>
              <w:rPr>
                <w:spacing w:val="-2"/>
              </w:rPr>
              <w:t>Kendra</w:t>
            </w:r>
            <w:r>
              <w:rPr>
                <w:spacing w:val="-9"/>
              </w:rPr>
              <w:t xml:space="preserve"> </w:t>
            </w:r>
            <w:r>
              <w:rPr>
                <w:spacing w:val="-4"/>
              </w:rPr>
              <w:t>Holt</w:t>
            </w:r>
          </w:p>
        </w:tc>
        <w:tc>
          <w:tcPr>
            <w:tcW w:w="3037" w:type="dxa"/>
          </w:tcPr>
          <w:p w14:paraId="2EBA2689"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3665311C" w14:textId="77777777" w:rsidR="009E7195" w:rsidRDefault="00A367DA">
            <w:pPr>
              <w:pStyle w:val="TableParagraph"/>
              <w:spacing w:before="24" w:line="227" w:lineRule="exact"/>
              <w:ind w:left="167"/>
            </w:pPr>
            <w:r>
              <w:rPr>
                <w:spacing w:val="-2"/>
              </w:rPr>
              <w:t>Virtual</w:t>
            </w:r>
          </w:p>
        </w:tc>
        <w:tc>
          <w:tcPr>
            <w:tcW w:w="819" w:type="dxa"/>
          </w:tcPr>
          <w:p w14:paraId="6319C2C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6E51602B"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42E34DB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F70E33F" w14:textId="77777777">
        <w:trPr>
          <w:trHeight w:val="270"/>
        </w:trPr>
        <w:tc>
          <w:tcPr>
            <w:tcW w:w="1929" w:type="dxa"/>
          </w:tcPr>
          <w:p w14:paraId="2804D28F" w14:textId="77777777" w:rsidR="009E7195" w:rsidRDefault="009E7195">
            <w:pPr>
              <w:pStyle w:val="TableParagraph"/>
              <w:rPr>
                <w:rFonts w:ascii="Times New Roman"/>
                <w:sz w:val="20"/>
              </w:rPr>
            </w:pPr>
          </w:p>
        </w:tc>
        <w:tc>
          <w:tcPr>
            <w:tcW w:w="3037" w:type="dxa"/>
          </w:tcPr>
          <w:p w14:paraId="5C0E7191" w14:textId="77777777" w:rsidR="009E7195" w:rsidRDefault="00A367DA">
            <w:pPr>
              <w:pStyle w:val="TableParagraph"/>
              <w:spacing w:before="24" w:line="227" w:lineRule="exact"/>
              <w:ind w:left="130"/>
            </w:pPr>
            <w:r>
              <w:rPr>
                <w:spacing w:val="-2"/>
              </w:rPr>
              <w:t>Region</w:t>
            </w:r>
          </w:p>
        </w:tc>
        <w:tc>
          <w:tcPr>
            <w:tcW w:w="1405" w:type="dxa"/>
          </w:tcPr>
          <w:p w14:paraId="3127BBAA" w14:textId="77777777" w:rsidR="009E7195" w:rsidRDefault="009E7195">
            <w:pPr>
              <w:pStyle w:val="TableParagraph"/>
              <w:rPr>
                <w:rFonts w:ascii="Times New Roman"/>
                <w:sz w:val="20"/>
              </w:rPr>
            </w:pPr>
          </w:p>
        </w:tc>
        <w:tc>
          <w:tcPr>
            <w:tcW w:w="819" w:type="dxa"/>
          </w:tcPr>
          <w:p w14:paraId="5C57497D" w14:textId="77777777" w:rsidR="009E7195" w:rsidRDefault="009E7195">
            <w:pPr>
              <w:pStyle w:val="TableParagraph"/>
              <w:rPr>
                <w:rFonts w:ascii="Times New Roman"/>
                <w:sz w:val="20"/>
              </w:rPr>
            </w:pPr>
          </w:p>
        </w:tc>
        <w:tc>
          <w:tcPr>
            <w:tcW w:w="806" w:type="dxa"/>
          </w:tcPr>
          <w:p w14:paraId="1BAB2D5C" w14:textId="77777777" w:rsidR="009E7195" w:rsidRDefault="009E7195">
            <w:pPr>
              <w:pStyle w:val="TableParagraph"/>
              <w:rPr>
                <w:rFonts w:ascii="Times New Roman"/>
                <w:sz w:val="20"/>
              </w:rPr>
            </w:pPr>
          </w:p>
        </w:tc>
        <w:tc>
          <w:tcPr>
            <w:tcW w:w="808" w:type="dxa"/>
          </w:tcPr>
          <w:p w14:paraId="10F7D9F2" w14:textId="77777777" w:rsidR="009E7195" w:rsidRDefault="009E7195">
            <w:pPr>
              <w:pStyle w:val="TableParagraph"/>
              <w:rPr>
                <w:rFonts w:ascii="Times New Roman"/>
                <w:sz w:val="20"/>
              </w:rPr>
            </w:pPr>
          </w:p>
        </w:tc>
      </w:tr>
      <w:tr w:rsidR="009E7195" w14:paraId="1E3281E5" w14:textId="77777777">
        <w:trPr>
          <w:trHeight w:val="270"/>
        </w:trPr>
        <w:tc>
          <w:tcPr>
            <w:tcW w:w="1929" w:type="dxa"/>
          </w:tcPr>
          <w:p w14:paraId="78CAA28D" w14:textId="77777777" w:rsidR="009E7195" w:rsidRDefault="00A367DA">
            <w:pPr>
              <w:pStyle w:val="TableParagraph"/>
              <w:spacing w:before="24" w:line="227" w:lineRule="exact"/>
              <w:ind w:left="119"/>
            </w:pPr>
            <w:r>
              <w:rPr>
                <w:spacing w:val="-2"/>
              </w:rPr>
              <w:t>Matthew</w:t>
            </w:r>
          </w:p>
        </w:tc>
        <w:tc>
          <w:tcPr>
            <w:tcW w:w="3037" w:type="dxa"/>
          </w:tcPr>
          <w:p w14:paraId="10CB040C"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5766E78C"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21CDBFA0"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6D3D27D3"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E2DCD8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27127B40" w14:textId="77777777">
        <w:trPr>
          <w:trHeight w:val="270"/>
        </w:trPr>
        <w:tc>
          <w:tcPr>
            <w:tcW w:w="1929" w:type="dxa"/>
          </w:tcPr>
          <w:p w14:paraId="12ADFD78" w14:textId="77777777" w:rsidR="009E7195" w:rsidRDefault="00A367DA">
            <w:pPr>
              <w:pStyle w:val="TableParagraph"/>
              <w:spacing w:before="24" w:line="227" w:lineRule="exact"/>
              <w:ind w:left="119"/>
            </w:pPr>
            <w:r>
              <w:rPr>
                <w:spacing w:val="-2"/>
              </w:rPr>
              <w:t>Horsman</w:t>
            </w:r>
          </w:p>
        </w:tc>
        <w:tc>
          <w:tcPr>
            <w:tcW w:w="3037" w:type="dxa"/>
          </w:tcPr>
          <w:p w14:paraId="37E19ED0" w14:textId="77777777" w:rsidR="009E7195" w:rsidRDefault="009E7195">
            <w:pPr>
              <w:pStyle w:val="TableParagraph"/>
              <w:rPr>
                <w:rFonts w:ascii="Times New Roman"/>
                <w:sz w:val="20"/>
              </w:rPr>
            </w:pPr>
          </w:p>
        </w:tc>
        <w:tc>
          <w:tcPr>
            <w:tcW w:w="1405" w:type="dxa"/>
          </w:tcPr>
          <w:p w14:paraId="65967092" w14:textId="77777777" w:rsidR="009E7195" w:rsidRDefault="009E7195">
            <w:pPr>
              <w:pStyle w:val="TableParagraph"/>
              <w:rPr>
                <w:rFonts w:ascii="Times New Roman"/>
                <w:sz w:val="20"/>
              </w:rPr>
            </w:pPr>
          </w:p>
        </w:tc>
        <w:tc>
          <w:tcPr>
            <w:tcW w:w="819" w:type="dxa"/>
          </w:tcPr>
          <w:p w14:paraId="5769772A" w14:textId="77777777" w:rsidR="009E7195" w:rsidRDefault="009E7195">
            <w:pPr>
              <w:pStyle w:val="TableParagraph"/>
              <w:rPr>
                <w:rFonts w:ascii="Times New Roman"/>
                <w:sz w:val="20"/>
              </w:rPr>
            </w:pPr>
          </w:p>
        </w:tc>
        <w:tc>
          <w:tcPr>
            <w:tcW w:w="806" w:type="dxa"/>
          </w:tcPr>
          <w:p w14:paraId="040D7634" w14:textId="77777777" w:rsidR="009E7195" w:rsidRDefault="009E7195">
            <w:pPr>
              <w:pStyle w:val="TableParagraph"/>
              <w:rPr>
                <w:rFonts w:ascii="Times New Roman"/>
                <w:sz w:val="20"/>
              </w:rPr>
            </w:pPr>
          </w:p>
        </w:tc>
        <w:tc>
          <w:tcPr>
            <w:tcW w:w="808" w:type="dxa"/>
          </w:tcPr>
          <w:p w14:paraId="137C6A9B" w14:textId="77777777" w:rsidR="009E7195" w:rsidRDefault="009E7195">
            <w:pPr>
              <w:pStyle w:val="TableParagraph"/>
              <w:rPr>
                <w:rFonts w:ascii="Times New Roman"/>
                <w:sz w:val="20"/>
              </w:rPr>
            </w:pPr>
          </w:p>
        </w:tc>
      </w:tr>
      <w:tr w:rsidR="009E7195" w14:paraId="30D0B921" w14:textId="77777777">
        <w:trPr>
          <w:trHeight w:val="270"/>
        </w:trPr>
        <w:tc>
          <w:tcPr>
            <w:tcW w:w="1929" w:type="dxa"/>
          </w:tcPr>
          <w:p w14:paraId="0B0F0FE8" w14:textId="77777777" w:rsidR="009E7195" w:rsidRDefault="00A367DA">
            <w:pPr>
              <w:pStyle w:val="TableParagraph"/>
              <w:spacing w:before="24" w:line="227" w:lineRule="exact"/>
              <w:ind w:left="119"/>
            </w:pPr>
            <w:r>
              <w:t>Mary-</w:t>
            </w:r>
            <w:r>
              <w:rPr>
                <w:spacing w:val="-4"/>
              </w:rPr>
              <w:t>Jane</w:t>
            </w:r>
          </w:p>
        </w:tc>
        <w:tc>
          <w:tcPr>
            <w:tcW w:w="3037" w:type="dxa"/>
          </w:tcPr>
          <w:p w14:paraId="5BE1FFF6"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0825618E" w14:textId="77777777" w:rsidR="009E7195" w:rsidRDefault="00A367DA">
            <w:pPr>
              <w:pStyle w:val="TableParagraph"/>
              <w:spacing w:before="24" w:line="227" w:lineRule="exact"/>
              <w:ind w:left="167"/>
            </w:pPr>
            <w:r>
              <w:rPr>
                <w:spacing w:val="-2"/>
              </w:rPr>
              <w:t>Virtual</w:t>
            </w:r>
          </w:p>
        </w:tc>
        <w:tc>
          <w:tcPr>
            <w:tcW w:w="819" w:type="dxa"/>
          </w:tcPr>
          <w:p w14:paraId="1D1C284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5C410AC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46471A8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09B1D1B" w14:textId="77777777">
        <w:trPr>
          <w:trHeight w:val="270"/>
        </w:trPr>
        <w:tc>
          <w:tcPr>
            <w:tcW w:w="1929" w:type="dxa"/>
          </w:tcPr>
          <w:p w14:paraId="525B00E7" w14:textId="77777777" w:rsidR="009E7195" w:rsidRDefault="00A367DA">
            <w:pPr>
              <w:pStyle w:val="TableParagraph"/>
              <w:spacing w:before="24" w:line="227" w:lineRule="exact"/>
              <w:ind w:left="119"/>
            </w:pPr>
            <w:r>
              <w:rPr>
                <w:spacing w:val="-2"/>
              </w:rPr>
              <w:t>Hudson</w:t>
            </w:r>
          </w:p>
        </w:tc>
        <w:tc>
          <w:tcPr>
            <w:tcW w:w="3037" w:type="dxa"/>
          </w:tcPr>
          <w:p w14:paraId="083E7690" w14:textId="77777777" w:rsidR="009E7195" w:rsidRDefault="00A367DA">
            <w:pPr>
              <w:pStyle w:val="TableParagraph"/>
              <w:spacing w:before="24" w:line="227" w:lineRule="exact"/>
              <w:ind w:left="130"/>
            </w:pPr>
            <w:r>
              <w:rPr>
                <w:spacing w:val="-2"/>
              </w:rPr>
              <w:t>Region</w:t>
            </w:r>
          </w:p>
        </w:tc>
        <w:tc>
          <w:tcPr>
            <w:tcW w:w="1405" w:type="dxa"/>
          </w:tcPr>
          <w:p w14:paraId="5F572137" w14:textId="77777777" w:rsidR="009E7195" w:rsidRDefault="009E7195">
            <w:pPr>
              <w:pStyle w:val="TableParagraph"/>
              <w:rPr>
                <w:rFonts w:ascii="Times New Roman"/>
                <w:sz w:val="20"/>
              </w:rPr>
            </w:pPr>
          </w:p>
        </w:tc>
        <w:tc>
          <w:tcPr>
            <w:tcW w:w="819" w:type="dxa"/>
          </w:tcPr>
          <w:p w14:paraId="2CA22FF2" w14:textId="77777777" w:rsidR="009E7195" w:rsidRDefault="009E7195">
            <w:pPr>
              <w:pStyle w:val="TableParagraph"/>
              <w:rPr>
                <w:rFonts w:ascii="Times New Roman"/>
                <w:sz w:val="20"/>
              </w:rPr>
            </w:pPr>
          </w:p>
        </w:tc>
        <w:tc>
          <w:tcPr>
            <w:tcW w:w="806" w:type="dxa"/>
          </w:tcPr>
          <w:p w14:paraId="65161F25" w14:textId="77777777" w:rsidR="009E7195" w:rsidRDefault="009E7195">
            <w:pPr>
              <w:pStyle w:val="TableParagraph"/>
              <w:rPr>
                <w:rFonts w:ascii="Times New Roman"/>
                <w:sz w:val="20"/>
              </w:rPr>
            </w:pPr>
          </w:p>
        </w:tc>
        <w:tc>
          <w:tcPr>
            <w:tcW w:w="808" w:type="dxa"/>
          </w:tcPr>
          <w:p w14:paraId="1CB5AC2E" w14:textId="77777777" w:rsidR="009E7195" w:rsidRDefault="009E7195">
            <w:pPr>
              <w:pStyle w:val="TableParagraph"/>
              <w:rPr>
                <w:rFonts w:ascii="Times New Roman"/>
                <w:sz w:val="20"/>
              </w:rPr>
            </w:pPr>
          </w:p>
        </w:tc>
      </w:tr>
      <w:tr w:rsidR="009E7195" w14:paraId="5294288A" w14:textId="77777777">
        <w:trPr>
          <w:trHeight w:val="270"/>
        </w:trPr>
        <w:tc>
          <w:tcPr>
            <w:tcW w:w="1929" w:type="dxa"/>
          </w:tcPr>
          <w:p w14:paraId="59B857B8" w14:textId="77777777" w:rsidR="009E7195" w:rsidRDefault="00A367DA">
            <w:pPr>
              <w:pStyle w:val="TableParagraph"/>
              <w:spacing w:before="24" w:line="227" w:lineRule="exact"/>
              <w:ind w:left="119"/>
            </w:pPr>
            <w:r>
              <w:rPr>
                <w:spacing w:val="-2"/>
              </w:rPr>
              <w:t>Samantha</w:t>
            </w:r>
          </w:p>
        </w:tc>
        <w:tc>
          <w:tcPr>
            <w:tcW w:w="3037" w:type="dxa"/>
          </w:tcPr>
          <w:p w14:paraId="100A0F8E"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6D037421" w14:textId="77777777" w:rsidR="009E7195" w:rsidRDefault="00A367DA">
            <w:pPr>
              <w:pStyle w:val="TableParagraph"/>
              <w:spacing w:before="24" w:line="227" w:lineRule="exact"/>
              <w:ind w:left="167"/>
            </w:pPr>
            <w:r>
              <w:rPr>
                <w:spacing w:val="-2"/>
              </w:rPr>
              <w:t>Virtual</w:t>
            </w:r>
          </w:p>
        </w:tc>
        <w:tc>
          <w:tcPr>
            <w:tcW w:w="819" w:type="dxa"/>
          </w:tcPr>
          <w:p w14:paraId="388B0302"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47FF48A8"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793223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CFCD009" w14:textId="77777777">
        <w:trPr>
          <w:trHeight w:val="270"/>
        </w:trPr>
        <w:tc>
          <w:tcPr>
            <w:tcW w:w="1929" w:type="dxa"/>
          </w:tcPr>
          <w:p w14:paraId="18E41572" w14:textId="77777777" w:rsidR="009E7195" w:rsidRDefault="00A367DA">
            <w:pPr>
              <w:pStyle w:val="TableParagraph"/>
              <w:spacing w:before="24" w:line="227" w:lineRule="exact"/>
              <w:ind w:left="119"/>
            </w:pPr>
            <w:r>
              <w:rPr>
                <w:spacing w:val="-2"/>
              </w:rPr>
              <w:t>Hudson</w:t>
            </w:r>
          </w:p>
        </w:tc>
        <w:tc>
          <w:tcPr>
            <w:tcW w:w="3037" w:type="dxa"/>
          </w:tcPr>
          <w:p w14:paraId="01176BB1" w14:textId="77777777" w:rsidR="009E7195" w:rsidRDefault="009E7195">
            <w:pPr>
              <w:pStyle w:val="TableParagraph"/>
              <w:rPr>
                <w:rFonts w:ascii="Times New Roman"/>
                <w:sz w:val="20"/>
              </w:rPr>
            </w:pPr>
          </w:p>
        </w:tc>
        <w:tc>
          <w:tcPr>
            <w:tcW w:w="1405" w:type="dxa"/>
          </w:tcPr>
          <w:p w14:paraId="7A8B1E65" w14:textId="77777777" w:rsidR="009E7195" w:rsidRDefault="009E7195">
            <w:pPr>
              <w:pStyle w:val="TableParagraph"/>
              <w:rPr>
                <w:rFonts w:ascii="Times New Roman"/>
                <w:sz w:val="20"/>
              </w:rPr>
            </w:pPr>
          </w:p>
        </w:tc>
        <w:tc>
          <w:tcPr>
            <w:tcW w:w="819" w:type="dxa"/>
          </w:tcPr>
          <w:p w14:paraId="4619F244" w14:textId="77777777" w:rsidR="009E7195" w:rsidRDefault="009E7195">
            <w:pPr>
              <w:pStyle w:val="TableParagraph"/>
              <w:rPr>
                <w:rFonts w:ascii="Times New Roman"/>
                <w:sz w:val="20"/>
              </w:rPr>
            </w:pPr>
          </w:p>
        </w:tc>
        <w:tc>
          <w:tcPr>
            <w:tcW w:w="806" w:type="dxa"/>
          </w:tcPr>
          <w:p w14:paraId="6C6FFD88" w14:textId="77777777" w:rsidR="009E7195" w:rsidRDefault="009E7195">
            <w:pPr>
              <w:pStyle w:val="TableParagraph"/>
              <w:rPr>
                <w:rFonts w:ascii="Times New Roman"/>
                <w:sz w:val="20"/>
              </w:rPr>
            </w:pPr>
          </w:p>
        </w:tc>
        <w:tc>
          <w:tcPr>
            <w:tcW w:w="808" w:type="dxa"/>
          </w:tcPr>
          <w:p w14:paraId="1F5E3AA7" w14:textId="77777777" w:rsidR="009E7195" w:rsidRDefault="009E7195">
            <w:pPr>
              <w:pStyle w:val="TableParagraph"/>
              <w:rPr>
                <w:rFonts w:ascii="Times New Roman"/>
                <w:sz w:val="20"/>
              </w:rPr>
            </w:pPr>
          </w:p>
        </w:tc>
      </w:tr>
      <w:tr w:rsidR="009E7195" w14:paraId="5B6E6725" w14:textId="77777777">
        <w:trPr>
          <w:trHeight w:val="270"/>
        </w:trPr>
        <w:tc>
          <w:tcPr>
            <w:tcW w:w="1929" w:type="dxa"/>
          </w:tcPr>
          <w:p w14:paraId="09C5F264" w14:textId="77777777" w:rsidR="009E7195" w:rsidRDefault="00A367DA">
            <w:pPr>
              <w:pStyle w:val="TableParagraph"/>
              <w:spacing w:before="24" w:line="227" w:lineRule="exact"/>
              <w:ind w:left="119"/>
            </w:pPr>
            <w:proofErr w:type="spellStart"/>
            <w:r>
              <w:rPr>
                <w:spacing w:val="-5"/>
              </w:rPr>
              <w:t>Yeongha</w:t>
            </w:r>
            <w:proofErr w:type="spellEnd"/>
            <w:r>
              <w:rPr>
                <w:spacing w:val="-6"/>
              </w:rPr>
              <w:t xml:space="preserve"> </w:t>
            </w:r>
            <w:r>
              <w:rPr>
                <w:spacing w:val="-4"/>
              </w:rPr>
              <w:t>Jung</w:t>
            </w:r>
          </w:p>
        </w:tc>
        <w:tc>
          <w:tcPr>
            <w:tcW w:w="3037" w:type="dxa"/>
          </w:tcPr>
          <w:p w14:paraId="09F0A964"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709F2A9B" w14:textId="77777777" w:rsidR="009E7195" w:rsidRDefault="00A367DA">
            <w:pPr>
              <w:pStyle w:val="TableParagraph"/>
              <w:spacing w:before="24" w:line="227" w:lineRule="exact"/>
              <w:ind w:left="167"/>
            </w:pPr>
            <w:r>
              <w:rPr>
                <w:spacing w:val="-2"/>
              </w:rPr>
              <w:t>Virtual</w:t>
            </w:r>
          </w:p>
        </w:tc>
        <w:tc>
          <w:tcPr>
            <w:tcW w:w="819" w:type="dxa"/>
          </w:tcPr>
          <w:p w14:paraId="25326EE0"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1AD456E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F159E7F"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62AB3AEC" w14:textId="77777777">
        <w:trPr>
          <w:trHeight w:val="270"/>
        </w:trPr>
        <w:tc>
          <w:tcPr>
            <w:tcW w:w="1929" w:type="dxa"/>
          </w:tcPr>
          <w:p w14:paraId="3577DDB2" w14:textId="77777777" w:rsidR="009E7195" w:rsidRDefault="009E7195">
            <w:pPr>
              <w:pStyle w:val="TableParagraph"/>
              <w:rPr>
                <w:rFonts w:ascii="Times New Roman"/>
                <w:sz w:val="20"/>
              </w:rPr>
            </w:pPr>
          </w:p>
        </w:tc>
        <w:tc>
          <w:tcPr>
            <w:tcW w:w="3037" w:type="dxa"/>
          </w:tcPr>
          <w:p w14:paraId="5280B4AE" w14:textId="77777777" w:rsidR="009E7195" w:rsidRDefault="00A367DA">
            <w:pPr>
              <w:pStyle w:val="TableParagraph"/>
              <w:spacing w:before="24" w:line="227" w:lineRule="exact"/>
              <w:ind w:left="130"/>
            </w:pPr>
            <w:r>
              <w:rPr>
                <w:spacing w:val="-2"/>
              </w:rPr>
              <w:t>Region</w:t>
            </w:r>
          </w:p>
        </w:tc>
        <w:tc>
          <w:tcPr>
            <w:tcW w:w="1405" w:type="dxa"/>
          </w:tcPr>
          <w:p w14:paraId="2EA047D6" w14:textId="77777777" w:rsidR="009E7195" w:rsidRDefault="009E7195">
            <w:pPr>
              <w:pStyle w:val="TableParagraph"/>
              <w:rPr>
                <w:rFonts w:ascii="Times New Roman"/>
                <w:sz w:val="20"/>
              </w:rPr>
            </w:pPr>
          </w:p>
        </w:tc>
        <w:tc>
          <w:tcPr>
            <w:tcW w:w="819" w:type="dxa"/>
          </w:tcPr>
          <w:p w14:paraId="55F0A14D" w14:textId="77777777" w:rsidR="009E7195" w:rsidRDefault="009E7195">
            <w:pPr>
              <w:pStyle w:val="TableParagraph"/>
              <w:rPr>
                <w:rFonts w:ascii="Times New Roman"/>
                <w:sz w:val="20"/>
              </w:rPr>
            </w:pPr>
          </w:p>
        </w:tc>
        <w:tc>
          <w:tcPr>
            <w:tcW w:w="806" w:type="dxa"/>
          </w:tcPr>
          <w:p w14:paraId="0B68E888" w14:textId="77777777" w:rsidR="009E7195" w:rsidRDefault="009E7195">
            <w:pPr>
              <w:pStyle w:val="TableParagraph"/>
              <w:rPr>
                <w:rFonts w:ascii="Times New Roman"/>
                <w:sz w:val="20"/>
              </w:rPr>
            </w:pPr>
          </w:p>
        </w:tc>
        <w:tc>
          <w:tcPr>
            <w:tcW w:w="808" w:type="dxa"/>
          </w:tcPr>
          <w:p w14:paraId="52AD6FEA" w14:textId="77777777" w:rsidR="009E7195" w:rsidRDefault="009E7195">
            <w:pPr>
              <w:pStyle w:val="TableParagraph"/>
              <w:rPr>
                <w:rFonts w:ascii="Times New Roman"/>
                <w:sz w:val="20"/>
              </w:rPr>
            </w:pPr>
          </w:p>
        </w:tc>
      </w:tr>
      <w:tr w:rsidR="009E7195" w14:paraId="082EDF36" w14:textId="77777777">
        <w:trPr>
          <w:trHeight w:val="270"/>
        </w:trPr>
        <w:tc>
          <w:tcPr>
            <w:tcW w:w="1929" w:type="dxa"/>
          </w:tcPr>
          <w:p w14:paraId="5E00648C" w14:textId="77777777" w:rsidR="009E7195" w:rsidRDefault="00A367DA">
            <w:pPr>
              <w:pStyle w:val="TableParagraph"/>
              <w:spacing w:before="24" w:line="227" w:lineRule="exact"/>
              <w:ind w:left="119"/>
            </w:pPr>
            <w:r>
              <w:t>Kelly</w:t>
            </w:r>
            <w:r>
              <w:rPr>
                <w:spacing w:val="-15"/>
              </w:rPr>
              <w:t xml:space="preserve"> </w:t>
            </w:r>
            <w:proofErr w:type="spellStart"/>
            <w:r>
              <w:rPr>
                <w:spacing w:val="-2"/>
              </w:rPr>
              <w:t>Kraska</w:t>
            </w:r>
            <w:proofErr w:type="spellEnd"/>
          </w:p>
        </w:tc>
        <w:tc>
          <w:tcPr>
            <w:tcW w:w="3037" w:type="dxa"/>
          </w:tcPr>
          <w:p w14:paraId="501E2F84"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3111C0EF"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11234C78"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1239618D"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3E601C6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2E1CEB7F" w14:textId="77777777">
        <w:trPr>
          <w:trHeight w:val="270"/>
        </w:trPr>
        <w:tc>
          <w:tcPr>
            <w:tcW w:w="1929" w:type="dxa"/>
          </w:tcPr>
          <w:p w14:paraId="0935BFC9" w14:textId="77777777" w:rsidR="009E7195" w:rsidRDefault="009E7195">
            <w:pPr>
              <w:pStyle w:val="TableParagraph"/>
              <w:rPr>
                <w:rFonts w:ascii="Times New Roman"/>
                <w:sz w:val="20"/>
              </w:rPr>
            </w:pPr>
          </w:p>
        </w:tc>
        <w:tc>
          <w:tcPr>
            <w:tcW w:w="3037" w:type="dxa"/>
          </w:tcPr>
          <w:p w14:paraId="6E0B3917" w14:textId="77777777" w:rsidR="009E7195" w:rsidRDefault="00A367DA">
            <w:pPr>
              <w:pStyle w:val="TableParagraph"/>
              <w:spacing w:before="24" w:line="227" w:lineRule="exact"/>
              <w:ind w:left="130"/>
            </w:pPr>
            <w:r>
              <w:rPr>
                <w:spacing w:val="-2"/>
              </w:rPr>
              <w:t>Region</w:t>
            </w:r>
          </w:p>
        </w:tc>
        <w:tc>
          <w:tcPr>
            <w:tcW w:w="1405" w:type="dxa"/>
          </w:tcPr>
          <w:p w14:paraId="3F9A149A" w14:textId="77777777" w:rsidR="009E7195" w:rsidRDefault="009E7195">
            <w:pPr>
              <w:pStyle w:val="TableParagraph"/>
              <w:rPr>
                <w:rFonts w:ascii="Times New Roman"/>
                <w:sz w:val="20"/>
              </w:rPr>
            </w:pPr>
          </w:p>
        </w:tc>
        <w:tc>
          <w:tcPr>
            <w:tcW w:w="819" w:type="dxa"/>
          </w:tcPr>
          <w:p w14:paraId="15152B7E" w14:textId="77777777" w:rsidR="009E7195" w:rsidRDefault="009E7195">
            <w:pPr>
              <w:pStyle w:val="TableParagraph"/>
              <w:rPr>
                <w:rFonts w:ascii="Times New Roman"/>
                <w:sz w:val="20"/>
              </w:rPr>
            </w:pPr>
          </w:p>
        </w:tc>
        <w:tc>
          <w:tcPr>
            <w:tcW w:w="806" w:type="dxa"/>
          </w:tcPr>
          <w:p w14:paraId="6832488D" w14:textId="77777777" w:rsidR="009E7195" w:rsidRDefault="009E7195">
            <w:pPr>
              <w:pStyle w:val="TableParagraph"/>
              <w:rPr>
                <w:rFonts w:ascii="Times New Roman"/>
                <w:sz w:val="20"/>
              </w:rPr>
            </w:pPr>
          </w:p>
        </w:tc>
        <w:tc>
          <w:tcPr>
            <w:tcW w:w="808" w:type="dxa"/>
          </w:tcPr>
          <w:p w14:paraId="6C1649DF" w14:textId="77777777" w:rsidR="009E7195" w:rsidRDefault="009E7195">
            <w:pPr>
              <w:pStyle w:val="TableParagraph"/>
              <w:rPr>
                <w:rFonts w:ascii="Times New Roman"/>
                <w:sz w:val="20"/>
              </w:rPr>
            </w:pPr>
          </w:p>
        </w:tc>
      </w:tr>
      <w:tr w:rsidR="009E7195" w14:paraId="02154CC4" w14:textId="77777777">
        <w:trPr>
          <w:trHeight w:val="270"/>
        </w:trPr>
        <w:tc>
          <w:tcPr>
            <w:tcW w:w="1929" w:type="dxa"/>
          </w:tcPr>
          <w:p w14:paraId="268327CD" w14:textId="77777777" w:rsidR="009E7195" w:rsidRDefault="00A367DA">
            <w:pPr>
              <w:pStyle w:val="TableParagraph"/>
              <w:spacing w:before="24" w:line="227" w:lineRule="exact"/>
              <w:ind w:left="119"/>
            </w:pPr>
            <w:r>
              <w:t>Madeline</w:t>
            </w:r>
            <w:r>
              <w:rPr>
                <w:spacing w:val="-10"/>
              </w:rPr>
              <w:t xml:space="preserve"> </w:t>
            </w:r>
            <w:proofErr w:type="spellStart"/>
            <w:r>
              <w:rPr>
                <w:spacing w:val="-2"/>
              </w:rPr>
              <w:t>Lavery</w:t>
            </w:r>
            <w:proofErr w:type="spellEnd"/>
          </w:p>
        </w:tc>
        <w:tc>
          <w:tcPr>
            <w:tcW w:w="3037" w:type="dxa"/>
          </w:tcPr>
          <w:p w14:paraId="109AB3F3"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19F627E7" w14:textId="77777777" w:rsidR="009E7195" w:rsidRDefault="00A367DA">
            <w:pPr>
              <w:pStyle w:val="TableParagraph"/>
              <w:spacing w:before="24" w:line="227" w:lineRule="exact"/>
              <w:ind w:left="167"/>
            </w:pPr>
            <w:r>
              <w:rPr>
                <w:spacing w:val="-2"/>
              </w:rPr>
              <w:t>Virtual</w:t>
            </w:r>
          </w:p>
        </w:tc>
        <w:tc>
          <w:tcPr>
            <w:tcW w:w="819" w:type="dxa"/>
          </w:tcPr>
          <w:p w14:paraId="13658C5B"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39C644D1"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064AE3E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3D9CADA" w14:textId="77777777">
        <w:trPr>
          <w:trHeight w:val="270"/>
        </w:trPr>
        <w:tc>
          <w:tcPr>
            <w:tcW w:w="1929" w:type="dxa"/>
          </w:tcPr>
          <w:p w14:paraId="062EB1C1" w14:textId="77777777" w:rsidR="009E7195" w:rsidRDefault="009E7195">
            <w:pPr>
              <w:pStyle w:val="TableParagraph"/>
              <w:rPr>
                <w:rFonts w:ascii="Times New Roman"/>
                <w:sz w:val="20"/>
              </w:rPr>
            </w:pPr>
          </w:p>
        </w:tc>
        <w:tc>
          <w:tcPr>
            <w:tcW w:w="3037" w:type="dxa"/>
          </w:tcPr>
          <w:p w14:paraId="4865F595" w14:textId="77777777" w:rsidR="009E7195" w:rsidRDefault="00A367DA">
            <w:pPr>
              <w:pStyle w:val="TableParagraph"/>
              <w:spacing w:before="24" w:line="227" w:lineRule="exact"/>
              <w:ind w:left="130"/>
            </w:pPr>
            <w:r>
              <w:rPr>
                <w:spacing w:val="-2"/>
              </w:rPr>
              <w:t>Region</w:t>
            </w:r>
          </w:p>
        </w:tc>
        <w:tc>
          <w:tcPr>
            <w:tcW w:w="1405" w:type="dxa"/>
          </w:tcPr>
          <w:p w14:paraId="0A8B3601" w14:textId="77777777" w:rsidR="009E7195" w:rsidRDefault="009E7195">
            <w:pPr>
              <w:pStyle w:val="TableParagraph"/>
              <w:rPr>
                <w:rFonts w:ascii="Times New Roman"/>
                <w:sz w:val="20"/>
              </w:rPr>
            </w:pPr>
          </w:p>
        </w:tc>
        <w:tc>
          <w:tcPr>
            <w:tcW w:w="819" w:type="dxa"/>
          </w:tcPr>
          <w:p w14:paraId="19A3899A" w14:textId="77777777" w:rsidR="009E7195" w:rsidRDefault="009E7195">
            <w:pPr>
              <w:pStyle w:val="TableParagraph"/>
              <w:rPr>
                <w:rFonts w:ascii="Times New Roman"/>
                <w:sz w:val="20"/>
              </w:rPr>
            </w:pPr>
          </w:p>
        </w:tc>
        <w:tc>
          <w:tcPr>
            <w:tcW w:w="806" w:type="dxa"/>
          </w:tcPr>
          <w:p w14:paraId="31E28621" w14:textId="77777777" w:rsidR="009E7195" w:rsidRDefault="009E7195">
            <w:pPr>
              <w:pStyle w:val="TableParagraph"/>
              <w:rPr>
                <w:rFonts w:ascii="Times New Roman"/>
                <w:sz w:val="20"/>
              </w:rPr>
            </w:pPr>
          </w:p>
        </w:tc>
        <w:tc>
          <w:tcPr>
            <w:tcW w:w="808" w:type="dxa"/>
          </w:tcPr>
          <w:p w14:paraId="5A4067C5" w14:textId="77777777" w:rsidR="009E7195" w:rsidRDefault="009E7195">
            <w:pPr>
              <w:pStyle w:val="TableParagraph"/>
              <w:rPr>
                <w:rFonts w:ascii="Times New Roman"/>
                <w:sz w:val="20"/>
              </w:rPr>
            </w:pPr>
          </w:p>
        </w:tc>
      </w:tr>
      <w:tr w:rsidR="009E7195" w14:paraId="2EA1ED7A" w14:textId="77777777">
        <w:trPr>
          <w:trHeight w:val="270"/>
        </w:trPr>
        <w:tc>
          <w:tcPr>
            <w:tcW w:w="1929" w:type="dxa"/>
          </w:tcPr>
          <w:p w14:paraId="054808AE" w14:textId="77777777" w:rsidR="009E7195" w:rsidRDefault="00A367DA">
            <w:pPr>
              <w:pStyle w:val="TableParagraph"/>
              <w:spacing w:before="24" w:line="227" w:lineRule="exact"/>
              <w:ind w:left="119"/>
            </w:pPr>
            <w:r>
              <w:t>Michael</w:t>
            </w:r>
            <w:r>
              <w:rPr>
                <w:spacing w:val="-9"/>
              </w:rPr>
              <w:t xml:space="preserve"> </w:t>
            </w:r>
            <w:proofErr w:type="spellStart"/>
            <w:r>
              <w:rPr>
                <w:spacing w:val="-2"/>
              </w:rPr>
              <w:t>Legge</w:t>
            </w:r>
            <w:proofErr w:type="spellEnd"/>
          </w:p>
        </w:tc>
        <w:tc>
          <w:tcPr>
            <w:tcW w:w="3037" w:type="dxa"/>
          </w:tcPr>
          <w:p w14:paraId="3781BBE0" w14:textId="77777777" w:rsidR="009E7195" w:rsidRDefault="00A367DA">
            <w:pPr>
              <w:pStyle w:val="TableParagraph"/>
              <w:spacing w:before="24" w:line="227" w:lineRule="exact"/>
              <w:ind w:left="130"/>
            </w:pPr>
            <w:r>
              <w:t>DFO</w:t>
            </w:r>
            <w:r>
              <w:rPr>
                <w:spacing w:val="-7"/>
              </w:rPr>
              <w:t xml:space="preserve"> </w:t>
            </w:r>
            <w:r>
              <w:t>Science</w:t>
            </w:r>
            <w:r>
              <w:rPr>
                <w:spacing w:val="-7"/>
              </w:rPr>
              <w:t xml:space="preserve"> </w:t>
            </w:r>
            <w:r>
              <w:t>-</w:t>
            </w:r>
            <w:r>
              <w:rPr>
                <w:spacing w:val="-7"/>
              </w:rPr>
              <w:t xml:space="preserve"> </w:t>
            </w:r>
            <w:r>
              <w:t>Central</w:t>
            </w:r>
            <w:r>
              <w:rPr>
                <w:spacing w:val="-7"/>
              </w:rPr>
              <w:t xml:space="preserve"> </w:t>
            </w:r>
            <w:r>
              <w:rPr>
                <w:spacing w:val="-5"/>
              </w:rPr>
              <w:t>and</w:t>
            </w:r>
          </w:p>
        </w:tc>
        <w:tc>
          <w:tcPr>
            <w:tcW w:w="1405" w:type="dxa"/>
          </w:tcPr>
          <w:p w14:paraId="071150DA"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3E5771D2"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3BB648B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B10CD5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5198DA5" w14:textId="77777777">
        <w:trPr>
          <w:trHeight w:val="270"/>
        </w:trPr>
        <w:tc>
          <w:tcPr>
            <w:tcW w:w="1929" w:type="dxa"/>
          </w:tcPr>
          <w:p w14:paraId="1520329F" w14:textId="77777777" w:rsidR="009E7195" w:rsidRDefault="009E7195">
            <w:pPr>
              <w:pStyle w:val="TableParagraph"/>
              <w:rPr>
                <w:rFonts w:ascii="Times New Roman"/>
                <w:sz w:val="20"/>
              </w:rPr>
            </w:pPr>
          </w:p>
        </w:tc>
        <w:tc>
          <w:tcPr>
            <w:tcW w:w="3037" w:type="dxa"/>
          </w:tcPr>
          <w:p w14:paraId="0F42B450" w14:textId="77777777" w:rsidR="009E7195" w:rsidRDefault="00A367DA">
            <w:pPr>
              <w:pStyle w:val="TableParagraph"/>
              <w:spacing w:before="24" w:line="227" w:lineRule="exact"/>
              <w:ind w:left="123"/>
            </w:pPr>
            <w:r>
              <w:t>Arctic</w:t>
            </w:r>
            <w:r>
              <w:rPr>
                <w:spacing w:val="-7"/>
              </w:rPr>
              <w:t xml:space="preserve"> </w:t>
            </w:r>
            <w:r>
              <w:rPr>
                <w:spacing w:val="-2"/>
              </w:rPr>
              <w:t>Region</w:t>
            </w:r>
          </w:p>
        </w:tc>
        <w:tc>
          <w:tcPr>
            <w:tcW w:w="1405" w:type="dxa"/>
          </w:tcPr>
          <w:p w14:paraId="0D0C1D88" w14:textId="77777777" w:rsidR="009E7195" w:rsidRDefault="009E7195">
            <w:pPr>
              <w:pStyle w:val="TableParagraph"/>
              <w:rPr>
                <w:rFonts w:ascii="Times New Roman"/>
                <w:sz w:val="20"/>
              </w:rPr>
            </w:pPr>
          </w:p>
        </w:tc>
        <w:tc>
          <w:tcPr>
            <w:tcW w:w="819" w:type="dxa"/>
          </w:tcPr>
          <w:p w14:paraId="24D5B44A" w14:textId="77777777" w:rsidR="009E7195" w:rsidRDefault="009E7195">
            <w:pPr>
              <w:pStyle w:val="TableParagraph"/>
              <w:rPr>
                <w:rFonts w:ascii="Times New Roman"/>
                <w:sz w:val="20"/>
              </w:rPr>
            </w:pPr>
          </w:p>
        </w:tc>
        <w:tc>
          <w:tcPr>
            <w:tcW w:w="806" w:type="dxa"/>
          </w:tcPr>
          <w:p w14:paraId="3572321B" w14:textId="77777777" w:rsidR="009E7195" w:rsidRDefault="009E7195">
            <w:pPr>
              <w:pStyle w:val="TableParagraph"/>
              <w:rPr>
                <w:rFonts w:ascii="Times New Roman"/>
                <w:sz w:val="20"/>
              </w:rPr>
            </w:pPr>
          </w:p>
        </w:tc>
        <w:tc>
          <w:tcPr>
            <w:tcW w:w="808" w:type="dxa"/>
          </w:tcPr>
          <w:p w14:paraId="78F90AA0" w14:textId="77777777" w:rsidR="009E7195" w:rsidRDefault="009E7195">
            <w:pPr>
              <w:pStyle w:val="TableParagraph"/>
              <w:rPr>
                <w:rFonts w:ascii="Times New Roman"/>
                <w:sz w:val="20"/>
              </w:rPr>
            </w:pPr>
          </w:p>
        </w:tc>
      </w:tr>
      <w:tr w:rsidR="009E7195" w14:paraId="4D5C4786" w14:textId="77777777">
        <w:trPr>
          <w:trHeight w:val="270"/>
        </w:trPr>
        <w:tc>
          <w:tcPr>
            <w:tcW w:w="1929" w:type="dxa"/>
          </w:tcPr>
          <w:p w14:paraId="405BAD9C" w14:textId="77777777" w:rsidR="009E7195" w:rsidRDefault="00A367DA">
            <w:pPr>
              <w:pStyle w:val="TableParagraph"/>
              <w:spacing w:before="24" w:line="227" w:lineRule="exact"/>
              <w:ind w:left="119"/>
            </w:pPr>
            <w:r>
              <w:t>Marc</w:t>
            </w:r>
            <w:r>
              <w:rPr>
                <w:spacing w:val="-6"/>
              </w:rPr>
              <w:t xml:space="preserve"> </w:t>
            </w:r>
            <w:proofErr w:type="spellStart"/>
            <w:r>
              <w:rPr>
                <w:spacing w:val="-2"/>
              </w:rPr>
              <w:t>Legresley</w:t>
            </w:r>
            <w:proofErr w:type="spellEnd"/>
          </w:p>
        </w:tc>
        <w:tc>
          <w:tcPr>
            <w:tcW w:w="3037" w:type="dxa"/>
          </w:tcPr>
          <w:p w14:paraId="18201C21" w14:textId="77777777" w:rsidR="009E7195" w:rsidRDefault="00A367DA">
            <w:pPr>
              <w:pStyle w:val="TableParagraph"/>
              <w:spacing w:before="24" w:line="227" w:lineRule="exact"/>
              <w:ind w:left="130"/>
            </w:pPr>
            <w:r>
              <w:t>DFO</w:t>
            </w:r>
            <w:r>
              <w:rPr>
                <w:spacing w:val="-8"/>
              </w:rPr>
              <w:t xml:space="preserve"> </w:t>
            </w:r>
            <w:r>
              <w:t>Science</w:t>
            </w:r>
            <w:r>
              <w:rPr>
                <w:spacing w:val="-7"/>
              </w:rPr>
              <w:t xml:space="preserve"> </w:t>
            </w:r>
            <w:r>
              <w:rPr>
                <w:spacing w:val="-10"/>
              </w:rPr>
              <w:t>-</w:t>
            </w:r>
          </w:p>
        </w:tc>
        <w:tc>
          <w:tcPr>
            <w:tcW w:w="1405" w:type="dxa"/>
          </w:tcPr>
          <w:p w14:paraId="22E3EB64" w14:textId="77777777" w:rsidR="009E7195" w:rsidRDefault="00A367DA">
            <w:pPr>
              <w:pStyle w:val="TableParagraph"/>
              <w:spacing w:before="24" w:line="227" w:lineRule="exact"/>
              <w:ind w:left="167"/>
            </w:pPr>
            <w:r>
              <w:rPr>
                <w:spacing w:val="-2"/>
              </w:rPr>
              <w:t>Virtual</w:t>
            </w:r>
          </w:p>
        </w:tc>
        <w:tc>
          <w:tcPr>
            <w:tcW w:w="819" w:type="dxa"/>
          </w:tcPr>
          <w:p w14:paraId="1CCA2728"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124CFC7B"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E7EB11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4810E653" w14:textId="77777777">
        <w:trPr>
          <w:trHeight w:val="270"/>
        </w:trPr>
        <w:tc>
          <w:tcPr>
            <w:tcW w:w="1929" w:type="dxa"/>
          </w:tcPr>
          <w:p w14:paraId="6830B1CD" w14:textId="77777777" w:rsidR="009E7195" w:rsidRDefault="009E7195">
            <w:pPr>
              <w:pStyle w:val="TableParagraph"/>
              <w:rPr>
                <w:rFonts w:ascii="Times New Roman"/>
                <w:sz w:val="20"/>
              </w:rPr>
            </w:pPr>
          </w:p>
        </w:tc>
        <w:tc>
          <w:tcPr>
            <w:tcW w:w="3037" w:type="dxa"/>
          </w:tcPr>
          <w:p w14:paraId="2F21E24F" w14:textId="77777777" w:rsidR="009E7195" w:rsidRDefault="00A367DA">
            <w:pPr>
              <w:pStyle w:val="TableParagraph"/>
              <w:spacing w:before="24" w:line="227" w:lineRule="exact"/>
              <w:ind w:left="130"/>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41F3CC90" w14:textId="77777777" w:rsidR="009E7195" w:rsidRDefault="009E7195">
            <w:pPr>
              <w:pStyle w:val="TableParagraph"/>
              <w:rPr>
                <w:rFonts w:ascii="Times New Roman"/>
                <w:sz w:val="20"/>
              </w:rPr>
            </w:pPr>
          </w:p>
        </w:tc>
        <w:tc>
          <w:tcPr>
            <w:tcW w:w="819" w:type="dxa"/>
          </w:tcPr>
          <w:p w14:paraId="40FB7E50" w14:textId="77777777" w:rsidR="009E7195" w:rsidRDefault="009E7195">
            <w:pPr>
              <w:pStyle w:val="TableParagraph"/>
              <w:rPr>
                <w:rFonts w:ascii="Times New Roman"/>
                <w:sz w:val="20"/>
              </w:rPr>
            </w:pPr>
          </w:p>
        </w:tc>
        <w:tc>
          <w:tcPr>
            <w:tcW w:w="806" w:type="dxa"/>
          </w:tcPr>
          <w:p w14:paraId="0B29A047" w14:textId="77777777" w:rsidR="009E7195" w:rsidRDefault="009E7195">
            <w:pPr>
              <w:pStyle w:val="TableParagraph"/>
              <w:rPr>
                <w:rFonts w:ascii="Times New Roman"/>
                <w:sz w:val="20"/>
              </w:rPr>
            </w:pPr>
          </w:p>
        </w:tc>
        <w:tc>
          <w:tcPr>
            <w:tcW w:w="808" w:type="dxa"/>
          </w:tcPr>
          <w:p w14:paraId="56F675C5" w14:textId="77777777" w:rsidR="009E7195" w:rsidRDefault="009E7195">
            <w:pPr>
              <w:pStyle w:val="TableParagraph"/>
              <w:rPr>
                <w:rFonts w:ascii="Times New Roman"/>
                <w:sz w:val="20"/>
              </w:rPr>
            </w:pPr>
          </w:p>
        </w:tc>
      </w:tr>
      <w:tr w:rsidR="009E7195" w14:paraId="7E690ADC" w14:textId="77777777">
        <w:trPr>
          <w:trHeight w:val="270"/>
        </w:trPr>
        <w:tc>
          <w:tcPr>
            <w:tcW w:w="1929" w:type="dxa"/>
          </w:tcPr>
          <w:p w14:paraId="4B60DD3C" w14:textId="77777777" w:rsidR="009E7195" w:rsidRDefault="009E7195">
            <w:pPr>
              <w:pStyle w:val="TableParagraph"/>
              <w:rPr>
                <w:rFonts w:ascii="Times New Roman"/>
                <w:sz w:val="20"/>
              </w:rPr>
            </w:pPr>
          </w:p>
        </w:tc>
        <w:tc>
          <w:tcPr>
            <w:tcW w:w="3037" w:type="dxa"/>
          </w:tcPr>
          <w:p w14:paraId="5E1433E4" w14:textId="77777777" w:rsidR="009E7195" w:rsidRDefault="00A367DA">
            <w:pPr>
              <w:pStyle w:val="TableParagraph"/>
              <w:spacing w:before="24" w:line="227" w:lineRule="exact"/>
              <w:ind w:left="130"/>
            </w:pPr>
            <w:r>
              <w:rPr>
                <w:spacing w:val="-2"/>
              </w:rPr>
              <w:t>Region</w:t>
            </w:r>
          </w:p>
        </w:tc>
        <w:tc>
          <w:tcPr>
            <w:tcW w:w="1405" w:type="dxa"/>
          </w:tcPr>
          <w:p w14:paraId="48179DA6" w14:textId="77777777" w:rsidR="009E7195" w:rsidRDefault="009E7195">
            <w:pPr>
              <w:pStyle w:val="TableParagraph"/>
              <w:rPr>
                <w:rFonts w:ascii="Times New Roman"/>
                <w:sz w:val="20"/>
              </w:rPr>
            </w:pPr>
          </w:p>
        </w:tc>
        <w:tc>
          <w:tcPr>
            <w:tcW w:w="819" w:type="dxa"/>
          </w:tcPr>
          <w:p w14:paraId="4D07D1C1" w14:textId="77777777" w:rsidR="009E7195" w:rsidRDefault="009E7195">
            <w:pPr>
              <w:pStyle w:val="TableParagraph"/>
              <w:rPr>
                <w:rFonts w:ascii="Times New Roman"/>
                <w:sz w:val="20"/>
              </w:rPr>
            </w:pPr>
          </w:p>
        </w:tc>
        <w:tc>
          <w:tcPr>
            <w:tcW w:w="806" w:type="dxa"/>
          </w:tcPr>
          <w:p w14:paraId="4006BAE5" w14:textId="77777777" w:rsidR="009E7195" w:rsidRDefault="009E7195">
            <w:pPr>
              <w:pStyle w:val="TableParagraph"/>
              <w:rPr>
                <w:rFonts w:ascii="Times New Roman"/>
                <w:sz w:val="20"/>
              </w:rPr>
            </w:pPr>
          </w:p>
        </w:tc>
        <w:tc>
          <w:tcPr>
            <w:tcW w:w="808" w:type="dxa"/>
          </w:tcPr>
          <w:p w14:paraId="5D3CBE9A" w14:textId="77777777" w:rsidR="009E7195" w:rsidRDefault="009E7195">
            <w:pPr>
              <w:pStyle w:val="TableParagraph"/>
              <w:rPr>
                <w:rFonts w:ascii="Times New Roman"/>
                <w:sz w:val="20"/>
              </w:rPr>
            </w:pPr>
          </w:p>
        </w:tc>
      </w:tr>
      <w:tr w:rsidR="009E7195" w14:paraId="10EFC607" w14:textId="77777777">
        <w:trPr>
          <w:trHeight w:val="270"/>
        </w:trPr>
        <w:tc>
          <w:tcPr>
            <w:tcW w:w="1929" w:type="dxa"/>
          </w:tcPr>
          <w:p w14:paraId="1ED28FDD" w14:textId="77777777" w:rsidR="009E7195" w:rsidRDefault="00A367DA">
            <w:pPr>
              <w:pStyle w:val="TableParagraph"/>
              <w:spacing w:before="24" w:line="227" w:lineRule="exact"/>
              <w:ind w:left="119"/>
            </w:pPr>
            <w:proofErr w:type="spellStart"/>
            <w:r>
              <w:t>Lingbo</w:t>
            </w:r>
            <w:proofErr w:type="spellEnd"/>
            <w:r>
              <w:rPr>
                <w:spacing w:val="-8"/>
              </w:rPr>
              <w:t xml:space="preserve"> </w:t>
            </w:r>
            <w:r>
              <w:rPr>
                <w:spacing w:val="-5"/>
              </w:rPr>
              <w:t>Li</w:t>
            </w:r>
          </w:p>
        </w:tc>
        <w:tc>
          <w:tcPr>
            <w:tcW w:w="3037" w:type="dxa"/>
          </w:tcPr>
          <w:p w14:paraId="0EE5C12B" w14:textId="77777777" w:rsidR="009E7195" w:rsidRDefault="00A367DA">
            <w:pPr>
              <w:pStyle w:val="TableParagraph"/>
              <w:spacing w:before="24" w:line="227" w:lineRule="exact"/>
              <w:ind w:left="130"/>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1F3044B9" w14:textId="77777777" w:rsidR="009E7195" w:rsidRDefault="00A367DA">
            <w:pPr>
              <w:pStyle w:val="TableParagraph"/>
              <w:spacing w:before="24" w:line="227" w:lineRule="exact"/>
              <w:ind w:left="167"/>
            </w:pPr>
            <w:r>
              <w:rPr>
                <w:spacing w:val="-2"/>
              </w:rPr>
              <w:t>Virtual</w:t>
            </w:r>
          </w:p>
        </w:tc>
        <w:tc>
          <w:tcPr>
            <w:tcW w:w="819" w:type="dxa"/>
          </w:tcPr>
          <w:p w14:paraId="19C9263B"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54CC61AD"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3FCC053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2FE78A12" w14:textId="77777777">
        <w:trPr>
          <w:trHeight w:val="270"/>
        </w:trPr>
        <w:tc>
          <w:tcPr>
            <w:tcW w:w="1929" w:type="dxa"/>
          </w:tcPr>
          <w:p w14:paraId="598CA7E0" w14:textId="77777777" w:rsidR="009E7195" w:rsidRDefault="009E7195">
            <w:pPr>
              <w:pStyle w:val="TableParagraph"/>
              <w:rPr>
                <w:rFonts w:ascii="Times New Roman"/>
                <w:sz w:val="20"/>
              </w:rPr>
            </w:pPr>
          </w:p>
        </w:tc>
        <w:tc>
          <w:tcPr>
            <w:tcW w:w="3037" w:type="dxa"/>
          </w:tcPr>
          <w:p w14:paraId="04111219" w14:textId="77777777" w:rsidR="009E7195" w:rsidRDefault="00A367DA">
            <w:pPr>
              <w:pStyle w:val="TableParagraph"/>
              <w:spacing w:before="24" w:line="227" w:lineRule="exact"/>
              <w:ind w:left="130"/>
            </w:pPr>
            <w:r>
              <w:rPr>
                <w:spacing w:val="-2"/>
              </w:rPr>
              <w:t>Region</w:t>
            </w:r>
          </w:p>
        </w:tc>
        <w:tc>
          <w:tcPr>
            <w:tcW w:w="1405" w:type="dxa"/>
          </w:tcPr>
          <w:p w14:paraId="1DEFF4C5" w14:textId="77777777" w:rsidR="009E7195" w:rsidRDefault="009E7195">
            <w:pPr>
              <w:pStyle w:val="TableParagraph"/>
              <w:rPr>
                <w:rFonts w:ascii="Times New Roman"/>
                <w:sz w:val="20"/>
              </w:rPr>
            </w:pPr>
          </w:p>
        </w:tc>
        <w:tc>
          <w:tcPr>
            <w:tcW w:w="819" w:type="dxa"/>
          </w:tcPr>
          <w:p w14:paraId="198DD913" w14:textId="77777777" w:rsidR="009E7195" w:rsidRDefault="009E7195">
            <w:pPr>
              <w:pStyle w:val="TableParagraph"/>
              <w:rPr>
                <w:rFonts w:ascii="Times New Roman"/>
                <w:sz w:val="20"/>
              </w:rPr>
            </w:pPr>
          </w:p>
        </w:tc>
        <w:tc>
          <w:tcPr>
            <w:tcW w:w="806" w:type="dxa"/>
          </w:tcPr>
          <w:p w14:paraId="71CD6785" w14:textId="77777777" w:rsidR="009E7195" w:rsidRDefault="009E7195">
            <w:pPr>
              <w:pStyle w:val="TableParagraph"/>
              <w:rPr>
                <w:rFonts w:ascii="Times New Roman"/>
                <w:sz w:val="20"/>
              </w:rPr>
            </w:pPr>
          </w:p>
        </w:tc>
        <w:tc>
          <w:tcPr>
            <w:tcW w:w="808" w:type="dxa"/>
          </w:tcPr>
          <w:p w14:paraId="70094D4E" w14:textId="77777777" w:rsidR="009E7195" w:rsidRDefault="009E7195">
            <w:pPr>
              <w:pStyle w:val="TableParagraph"/>
              <w:rPr>
                <w:rFonts w:ascii="Times New Roman"/>
                <w:sz w:val="20"/>
              </w:rPr>
            </w:pPr>
          </w:p>
        </w:tc>
      </w:tr>
      <w:tr w:rsidR="009E7195" w14:paraId="79A2980B" w14:textId="77777777">
        <w:trPr>
          <w:trHeight w:val="270"/>
        </w:trPr>
        <w:tc>
          <w:tcPr>
            <w:tcW w:w="1929" w:type="dxa"/>
          </w:tcPr>
          <w:p w14:paraId="60A89B32" w14:textId="77777777" w:rsidR="009E7195" w:rsidRDefault="00A367DA">
            <w:pPr>
              <w:pStyle w:val="TableParagraph"/>
              <w:spacing w:before="24" w:line="227" w:lineRule="exact"/>
              <w:ind w:left="119"/>
            </w:pPr>
            <w:r>
              <w:rPr>
                <w:spacing w:val="-6"/>
              </w:rPr>
              <w:t>Tracey</w:t>
            </w:r>
            <w:r>
              <w:rPr>
                <w:spacing w:val="-7"/>
              </w:rPr>
              <w:t xml:space="preserve"> </w:t>
            </w:r>
            <w:r>
              <w:rPr>
                <w:spacing w:val="-2"/>
              </w:rPr>
              <w:t>Loewen</w:t>
            </w:r>
          </w:p>
        </w:tc>
        <w:tc>
          <w:tcPr>
            <w:tcW w:w="3037" w:type="dxa"/>
          </w:tcPr>
          <w:p w14:paraId="3F56B205" w14:textId="77777777" w:rsidR="009E7195" w:rsidRDefault="00A367DA">
            <w:pPr>
              <w:pStyle w:val="TableParagraph"/>
              <w:spacing w:before="24" w:line="227" w:lineRule="exact"/>
              <w:ind w:left="130"/>
            </w:pPr>
            <w:r>
              <w:t>DFO</w:t>
            </w:r>
            <w:r>
              <w:rPr>
                <w:spacing w:val="-7"/>
              </w:rPr>
              <w:t xml:space="preserve"> </w:t>
            </w:r>
            <w:r>
              <w:t>Science</w:t>
            </w:r>
            <w:r>
              <w:rPr>
                <w:spacing w:val="-7"/>
              </w:rPr>
              <w:t xml:space="preserve"> </w:t>
            </w:r>
            <w:r>
              <w:t>-</w:t>
            </w:r>
            <w:r>
              <w:rPr>
                <w:spacing w:val="-7"/>
              </w:rPr>
              <w:t xml:space="preserve"> </w:t>
            </w:r>
            <w:r>
              <w:t>Central</w:t>
            </w:r>
            <w:r>
              <w:rPr>
                <w:spacing w:val="-7"/>
              </w:rPr>
              <w:t xml:space="preserve"> </w:t>
            </w:r>
            <w:r>
              <w:rPr>
                <w:spacing w:val="-5"/>
              </w:rPr>
              <w:t>and</w:t>
            </w:r>
          </w:p>
        </w:tc>
        <w:tc>
          <w:tcPr>
            <w:tcW w:w="1405" w:type="dxa"/>
          </w:tcPr>
          <w:p w14:paraId="7BF83005"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7B573795"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5BFC546D"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7A3FB8D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D4F2DD1" w14:textId="77777777">
        <w:trPr>
          <w:trHeight w:val="288"/>
        </w:trPr>
        <w:tc>
          <w:tcPr>
            <w:tcW w:w="1929" w:type="dxa"/>
            <w:tcBorders>
              <w:bottom w:val="single" w:sz="4" w:space="0" w:color="000000"/>
            </w:tcBorders>
          </w:tcPr>
          <w:p w14:paraId="6DAFE816" w14:textId="77777777" w:rsidR="009E7195" w:rsidRDefault="009E7195">
            <w:pPr>
              <w:pStyle w:val="TableParagraph"/>
              <w:rPr>
                <w:rFonts w:ascii="Times New Roman"/>
                <w:sz w:val="20"/>
              </w:rPr>
            </w:pPr>
          </w:p>
        </w:tc>
        <w:tc>
          <w:tcPr>
            <w:tcW w:w="3037" w:type="dxa"/>
            <w:tcBorders>
              <w:bottom w:val="single" w:sz="4" w:space="0" w:color="000000"/>
            </w:tcBorders>
          </w:tcPr>
          <w:p w14:paraId="10678B35" w14:textId="77777777" w:rsidR="009E7195" w:rsidRDefault="00A367DA">
            <w:pPr>
              <w:pStyle w:val="TableParagraph"/>
              <w:spacing w:before="24" w:line="244" w:lineRule="exact"/>
              <w:ind w:left="123"/>
            </w:pPr>
            <w:r>
              <w:t>Arctic</w:t>
            </w:r>
            <w:r>
              <w:rPr>
                <w:spacing w:val="-7"/>
              </w:rPr>
              <w:t xml:space="preserve"> </w:t>
            </w:r>
            <w:r>
              <w:rPr>
                <w:spacing w:val="-2"/>
              </w:rPr>
              <w:t>Region</w:t>
            </w:r>
          </w:p>
        </w:tc>
        <w:tc>
          <w:tcPr>
            <w:tcW w:w="1405" w:type="dxa"/>
            <w:tcBorders>
              <w:bottom w:val="single" w:sz="4" w:space="0" w:color="000000"/>
            </w:tcBorders>
          </w:tcPr>
          <w:p w14:paraId="6F54236D" w14:textId="77777777" w:rsidR="009E7195" w:rsidRDefault="009E7195">
            <w:pPr>
              <w:pStyle w:val="TableParagraph"/>
              <w:rPr>
                <w:rFonts w:ascii="Times New Roman"/>
                <w:sz w:val="20"/>
              </w:rPr>
            </w:pPr>
          </w:p>
        </w:tc>
        <w:tc>
          <w:tcPr>
            <w:tcW w:w="819" w:type="dxa"/>
            <w:tcBorders>
              <w:bottom w:val="single" w:sz="4" w:space="0" w:color="000000"/>
            </w:tcBorders>
          </w:tcPr>
          <w:p w14:paraId="09E00F20" w14:textId="77777777" w:rsidR="009E7195" w:rsidRDefault="009E7195">
            <w:pPr>
              <w:pStyle w:val="TableParagraph"/>
              <w:rPr>
                <w:rFonts w:ascii="Times New Roman"/>
                <w:sz w:val="20"/>
              </w:rPr>
            </w:pPr>
          </w:p>
        </w:tc>
        <w:tc>
          <w:tcPr>
            <w:tcW w:w="806" w:type="dxa"/>
            <w:tcBorders>
              <w:bottom w:val="single" w:sz="4" w:space="0" w:color="000000"/>
            </w:tcBorders>
          </w:tcPr>
          <w:p w14:paraId="73B10248" w14:textId="77777777" w:rsidR="009E7195" w:rsidRDefault="009E7195">
            <w:pPr>
              <w:pStyle w:val="TableParagraph"/>
              <w:rPr>
                <w:rFonts w:ascii="Times New Roman"/>
                <w:sz w:val="20"/>
              </w:rPr>
            </w:pPr>
          </w:p>
        </w:tc>
        <w:tc>
          <w:tcPr>
            <w:tcW w:w="808" w:type="dxa"/>
            <w:tcBorders>
              <w:bottom w:val="single" w:sz="4" w:space="0" w:color="000000"/>
            </w:tcBorders>
          </w:tcPr>
          <w:p w14:paraId="68B1852E" w14:textId="77777777" w:rsidR="009E7195" w:rsidRDefault="009E7195">
            <w:pPr>
              <w:pStyle w:val="TableParagraph"/>
              <w:rPr>
                <w:rFonts w:ascii="Times New Roman"/>
                <w:sz w:val="20"/>
              </w:rPr>
            </w:pPr>
          </w:p>
        </w:tc>
      </w:tr>
    </w:tbl>
    <w:p w14:paraId="619DB1A5" w14:textId="77777777" w:rsidR="009E7195" w:rsidRDefault="00A367DA">
      <w:pPr>
        <w:spacing w:before="36"/>
        <w:ind w:left="557"/>
        <w:rPr>
          <w:i/>
        </w:rPr>
      </w:pPr>
      <w:proofErr w:type="gramStart"/>
      <w:r>
        <w:rPr>
          <w:i/>
        </w:rPr>
        <w:t>Continued</w:t>
      </w:r>
      <w:r>
        <w:rPr>
          <w:i/>
          <w:spacing w:val="-9"/>
        </w:rPr>
        <w:t xml:space="preserve"> </w:t>
      </w:r>
      <w:r>
        <w:rPr>
          <w:i/>
        </w:rPr>
        <w:t>on</w:t>
      </w:r>
      <w:proofErr w:type="gramEnd"/>
      <w:r>
        <w:rPr>
          <w:i/>
          <w:spacing w:val="-9"/>
        </w:rPr>
        <w:t xml:space="preserve"> </w:t>
      </w:r>
      <w:r>
        <w:rPr>
          <w:i/>
        </w:rPr>
        <w:t>next</w:t>
      </w:r>
      <w:r>
        <w:rPr>
          <w:i/>
          <w:spacing w:val="-9"/>
        </w:rPr>
        <w:t xml:space="preserve"> </w:t>
      </w:r>
      <w:r>
        <w:rPr>
          <w:i/>
        </w:rPr>
        <w:t>page</w:t>
      </w:r>
      <w:r>
        <w:rPr>
          <w:i/>
          <w:spacing w:val="-9"/>
        </w:rPr>
        <w:t xml:space="preserve"> </w:t>
      </w:r>
      <w:r>
        <w:rPr>
          <w:i/>
          <w:spacing w:val="-5"/>
        </w:rPr>
        <w:t>...</w:t>
      </w:r>
    </w:p>
    <w:p w14:paraId="79B4F78E" w14:textId="77777777" w:rsidR="009E7195" w:rsidRDefault="009E7195">
      <w:pPr>
        <w:sectPr w:rsidR="009E7195">
          <w:pgSz w:w="12240" w:h="15840"/>
          <w:pgMar w:top="1340" w:right="1280" w:bottom="1060" w:left="1280" w:header="0" w:footer="870" w:gutter="0"/>
          <w:cols w:space="720"/>
        </w:sectPr>
      </w:pPr>
    </w:p>
    <w:p w14:paraId="2E8A0304" w14:textId="77777777" w:rsidR="009E7195" w:rsidRDefault="00A367DA">
      <w:pPr>
        <w:spacing w:before="83"/>
        <w:ind w:left="557"/>
        <w:rPr>
          <w:i/>
        </w:rPr>
      </w:pPr>
      <w:r>
        <w:pict w14:anchorId="5C4D51B9">
          <v:shape id="docshape9" o:spid="_x0000_s1027" style="position:absolute;left:0;text-align:left;margin-left:85.9pt;margin-top:18.75pt;width:440.25pt;height:.1pt;z-index:-15726080;mso-wrap-distance-left:0;mso-wrap-distance-right:0;mso-position-horizontal-relative:page" coordorigin="1718,375" coordsize="8805,0" o:spt="100" adj="0,,0" path="m1718,375r8804,m1718,375r8804,e" filled="f" strokeweight=".14042mm">
            <v:stroke joinstyle="round"/>
            <v:formulas/>
            <v:path arrowok="t" o:connecttype="segments"/>
            <w10:wrap type="topAndBottom" anchorx="page"/>
          </v:shape>
        </w:pict>
      </w:r>
      <w:r>
        <w:rPr>
          <w:i/>
        </w:rPr>
        <w:t>...</w:t>
      </w:r>
      <w:r>
        <w:rPr>
          <w:i/>
          <w:spacing w:val="2"/>
        </w:rPr>
        <w:t xml:space="preserve"> </w:t>
      </w:r>
      <w:r>
        <w:rPr>
          <w:i/>
        </w:rPr>
        <w:t>Continued</w:t>
      </w:r>
      <w:r>
        <w:rPr>
          <w:i/>
          <w:spacing w:val="-9"/>
        </w:rPr>
        <w:t xml:space="preserve"> </w:t>
      </w:r>
      <w:r>
        <w:rPr>
          <w:i/>
        </w:rPr>
        <w:t>from</w:t>
      </w:r>
      <w:r>
        <w:rPr>
          <w:i/>
          <w:spacing w:val="-9"/>
        </w:rPr>
        <w:t xml:space="preserve"> </w:t>
      </w:r>
      <w:r>
        <w:rPr>
          <w:i/>
        </w:rPr>
        <w:t>previous</w:t>
      </w:r>
      <w:r>
        <w:rPr>
          <w:i/>
          <w:spacing w:val="-9"/>
        </w:rPr>
        <w:t xml:space="preserve"> </w:t>
      </w:r>
      <w:proofErr w:type="gramStart"/>
      <w:r>
        <w:rPr>
          <w:i/>
          <w:spacing w:val="-4"/>
        </w:rPr>
        <w:t>page</w:t>
      </w:r>
      <w:proofErr w:type="gramEnd"/>
    </w:p>
    <w:p w14:paraId="7FA270D0" w14:textId="77777777" w:rsidR="009E7195" w:rsidRDefault="009E7195">
      <w:pPr>
        <w:pStyle w:val="BodyText"/>
        <w:rPr>
          <w:i/>
          <w:sz w:val="20"/>
        </w:rPr>
      </w:pPr>
    </w:p>
    <w:p w14:paraId="15CEDCE4" w14:textId="77777777" w:rsidR="009E7195" w:rsidRDefault="009E7195">
      <w:pPr>
        <w:pStyle w:val="BodyText"/>
        <w:spacing w:before="7" w:after="1"/>
        <w:rPr>
          <w:i/>
          <w:sz w:val="18"/>
        </w:rPr>
      </w:pPr>
    </w:p>
    <w:tbl>
      <w:tblPr>
        <w:tblW w:w="0" w:type="auto"/>
        <w:tblInd w:w="445" w:type="dxa"/>
        <w:tblLayout w:type="fixed"/>
        <w:tblCellMar>
          <w:left w:w="0" w:type="dxa"/>
          <w:right w:w="0" w:type="dxa"/>
        </w:tblCellMar>
        <w:tblLook w:val="01E0" w:firstRow="1" w:lastRow="1" w:firstColumn="1" w:lastColumn="1" w:noHBand="0" w:noVBand="0"/>
      </w:tblPr>
      <w:tblGrid>
        <w:gridCol w:w="1936"/>
        <w:gridCol w:w="3030"/>
        <w:gridCol w:w="1405"/>
        <w:gridCol w:w="819"/>
        <w:gridCol w:w="806"/>
        <w:gridCol w:w="808"/>
      </w:tblGrid>
      <w:tr w:rsidR="009E7195" w14:paraId="1F1AA2D8" w14:textId="77777777">
        <w:trPr>
          <w:trHeight w:val="376"/>
        </w:trPr>
        <w:tc>
          <w:tcPr>
            <w:tcW w:w="1936" w:type="dxa"/>
            <w:tcBorders>
              <w:top w:val="single" w:sz="8" w:space="0" w:color="000000"/>
              <w:bottom w:val="single" w:sz="6" w:space="0" w:color="000000"/>
            </w:tcBorders>
          </w:tcPr>
          <w:p w14:paraId="3BFCDE16" w14:textId="77777777" w:rsidR="009E7195" w:rsidRDefault="00A367DA">
            <w:pPr>
              <w:pStyle w:val="TableParagraph"/>
              <w:spacing w:before="72"/>
              <w:ind w:left="119"/>
            </w:pPr>
            <w:r>
              <w:rPr>
                <w:spacing w:val="-4"/>
              </w:rPr>
              <w:t>Name</w:t>
            </w:r>
          </w:p>
        </w:tc>
        <w:tc>
          <w:tcPr>
            <w:tcW w:w="3030" w:type="dxa"/>
            <w:tcBorders>
              <w:top w:val="single" w:sz="8" w:space="0" w:color="000000"/>
              <w:bottom w:val="single" w:sz="6" w:space="0" w:color="000000"/>
            </w:tcBorders>
          </w:tcPr>
          <w:p w14:paraId="6EE0C1DD" w14:textId="77777777" w:rsidR="009E7195" w:rsidRDefault="00A367DA">
            <w:pPr>
              <w:pStyle w:val="TableParagraph"/>
              <w:spacing w:before="72"/>
              <w:ind w:left="123"/>
            </w:pPr>
            <w:r>
              <w:rPr>
                <w:spacing w:val="-2"/>
              </w:rPr>
              <w:t>Affiliation</w:t>
            </w:r>
          </w:p>
        </w:tc>
        <w:tc>
          <w:tcPr>
            <w:tcW w:w="1405" w:type="dxa"/>
            <w:tcBorders>
              <w:top w:val="single" w:sz="8" w:space="0" w:color="000000"/>
              <w:bottom w:val="single" w:sz="6" w:space="0" w:color="000000"/>
            </w:tcBorders>
          </w:tcPr>
          <w:p w14:paraId="3F7A2D40" w14:textId="77777777" w:rsidR="009E7195" w:rsidRDefault="00A367DA">
            <w:pPr>
              <w:pStyle w:val="TableParagraph"/>
              <w:spacing w:before="72"/>
              <w:ind w:left="167"/>
            </w:pPr>
            <w:r>
              <w:rPr>
                <w:spacing w:val="-2"/>
              </w:rPr>
              <w:t>Attendance</w:t>
            </w:r>
          </w:p>
        </w:tc>
        <w:tc>
          <w:tcPr>
            <w:tcW w:w="819" w:type="dxa"/>
            <w:tcBorders>
              <w:top w:val="single" w:sz="8" w:space="0" w:color="000000"/>
              <w:bottom w:val="single" w:sz="6" w:space="0" w:color="000000"/>
            </w:tcBorders>
          </w:tcPr>
          <w:p w14:paraId="4D26D4BA" w14:textId="77777777" w:rsidR="009E7195" w:rsidRDefault="00A367DA">
            <w:pPr>
              <w:pStyle w:val="TableParagraph"/>
              <w:spacing w:before="72"/>
              <w:ind w:left="135"/>
            </w:pPr>
            <w:r>
              <w:t>Day</w:t>
            </w:r>
            <w:r>
              <w:rPr>
                <w:spacing w:val="-12"/>
              </w:rPr>
              <w:t xml:space="preserve"> </w:t>
            </w:r>
            <w:r>
              <w:rPr>
                <w:spacing w:val="-10"/>
              </w:rPr>
              <w:t>1</w:t>
            </w:r>
          </w:p>
        </w:tc>
        <w:tc>
          <w:tcPr>
            <w:tcW w:w="806" w:type="dxa"/>
            <w:tcBorders>
              <w:top w:val="single" w:sz="8" w:space="0" w:color="000000"/>
              <w:bottom w:val="single" w:sz="6" w:space="0" w:color="000000"/>
            </w:tcBorders>
          </w:tcPr>
          <w:p w14:paraId="65BBD3A9" w14:textId="77777777" w:rsidR="009E7195" w:rsidRDefault="00A367DA">
            <w:pPr>
              <w:pStyle w:val="TableParagraph"/>
              <w:spacing w:before="72"/>
              <w:ind w:left="122"/>
            </w:pPr>
            <w:r>
              <w:t>Day</w:t>
            </w:r>
            <w:r>
              <w:rPr>
                <w:spacing w:val="-12"/>
              </w:rPr>
              <w:t xml:space="preserve"> </w:t>
            </w:r>
            <w:r>
              <w:rPr>
                <w:spacing w:val="-10"/>
              </w:rPr>
              <w:t>2</w:t>
            </w:r>
          </w:p>
        </w:tc>
        <w:tc>
          <w:tcPr>
            <w:tcW w:w="808" w:type="dxa"/>
            <w:tcBorders>
              <w:top w:val="single" w:sz="8" w:space="0" w:color="000000"/>
              <w:bottom w:val="single" w:sz="6" w:space="0" w:color="000000"/>
            </w:tcBorders>
          </w:tcPr>
          <w:p w14:paraId="71B3F067" w14:textId="77777777" w:rsidR="009E7195" w:rsidRDefault="00A367DA">
            <w:pPr>
              <w:pStyle w:val="TableParagraph"/>
              <w:spacing w:before="72"/>
              <w:ind w:left="122"/>
            </w:pPr>
            <w:r>
              <w:t>Day</w:t>
            </w:r>
            <w:r>
              <w:rPr>
                <w:spacing w:val="-12"/>
              </w:rPr>
              <w:t xml:space="preserve"> </w:t>
            </w:r>
            <w:r>
              <w:rPr>
                <w:spacing w:val="-10"/>
              </w:rPr>
              <w:t>3</w:t>
            </w:r>
          </w:p>
        </w:tc>
      </w:tr>
      <w:tr w:rsidR="009E7195" w14:paraId="76ACE273" w14:textId="77777777">
        <w:trPr>
          <w:trHeight w:val="317"/>
        </w:trPr>
        <w:tc>
          <w:tcPr>
            <w:tcW w:w="1936" w:type="dxa"/>
            <w:tcBorders>
              <w:top w:val="single" w:sz="6" w:space="0" w:color="000000"/>
            </w:tcBorders>
          </w:tcPr>
          <w:p w14:paraId="5BE60305" w14:textId="77777777" w:rsidR="009E7195" w:rsidRDefault="00A367DA">
            <w:pPr>
              <w:pStyle w:val="TableParagraph"/>
              <w:spacing w:before="71" w:line="227" w:lineRule="exact"/>
              <w:ind w:left="119"/>
            </w:pPr>
            <w:r>
              <w:rPr>
                <w:spacing w:val="-2"/>
              </w:rPr>
              <w:t>Ellen</w:t>
            </w:r>
          </w:p>
        </w:tc>
        <w:tc>
          <w:tcPr>
            <w:tcW w:w="3030" w:type="dxa"/>
            <w:tcBorders>
              <w:top w:val="single" w:sz="6" w:space="0" w:color="000000"/>
            </w:tcBorders>
          </w:tcPr>
          <w:p w14:paraId="220ECCC1" w14:textId="77777777" w:rsidR="009E7195" w:rsidRDefault="00A367DA">
            <w:pPr>
              <w:pStyle w:val="TableParagraph"/>
              <w:spacing w:before="71" w:line="227" w:lineRule="exact"/>
              <w:ind w:left="12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Borders>
              <w:top w:val="single" w:sz="6" w:space="0" w:color="000000"/>
            </w:tcBorders>
          </w:tcPr>
          <w:p w14:paraId="2CD1DE35" w14:textId="77777777" w:rsidR="009E7195" w:rsidRDefault="00A367DA">
            <w:pPr>
              <w:pStyle w:val="TableParagraph"/>
              <w:spacing w:before="71" w:line="227" w:lineRule="exact"/>
              <w:ind w:left="167"/>
            </w:pPr>
            <w:r>
              <w:t>In</w:t>
            </w:r>
            <w:r>
              <w:rPr>
                <w:spacing w:val="-3"/>
              </w:rPr>
              <w:t xml:space="preserve"> </w:t>
            </w:r>
            <w:r>
              <w:rPr>
                <w:spacing w:val="-2"/>
              </w:rPr>
              <w:t>person</w:t>
            </w:r>
          </w:p>
        </w:tc>
        <w:tc>
          <w:tcPr>
            <w:tcW w:w="819" w:type="dxa"/>
            <w:tcBorders>
              <w:top w:val="single" w:sz="6" w:space="0" w:color="000000"/>
            </w:tcBorders>
          </w:tcPr>
          <w:p w14:paraId="0A4665C8" w14:textId="77777777" w:rsidR="009E7195" w:rsidRDefault="00A367DA">
            <w:pPr>
              <w:pStyle w:val="TableParagraph"/>
              <w:spacing w:before="39" w:line="258" w:lineRule="exact"/>
              <w:ind w:left="135"/>
              <w:rPr>
                <w:rFonts w:ascii="Segoe UI Symbol" w:hAnsi="Segoe UI Symbol"/>
              </w:rPr>
            </w:pPr>
            <w:r>
              <w:rPr>
                <w:rFonts w:ascii="Segoe UI Symbol" w:hAnsi="Segoe UI Symbol"/>
                <w:w w:val="110"/>
              </w:rPr>
              <w:t>✓</w:t>
            </w:r>
          </w:p>
        </w:tc>
        <w:tc>
          <w:tcPr>
            <w:tcW w:w="806" w:type="dxa"/>
            <w:tcBorders>
              <w:top w:val="single" w:sz="6" w:space="0" w:color="000000"/>
            </w:tcBorders>
          </w:tcPr>
          <w:p w14:paraId="49BB6AEB" w14:textId="77777777" w:rsidR="009E7195" w:rsidRDefault="00A367DA">
            <w:pPr>
              <w:pStyle w:val="TableParagraph"/>
              <w:spacing w:before="39" w:line="258" w:lineRule="exact"/>
              <w:ind w:left="122"/>
              <w:rPr>
                <w:rFonts w:ascii="Segoe UI Symbol" w:hAnsi="Segoe UI Symbol"/>
              </w:rPr>
            </w:pPr>
            <w:r>
              <w:rPr>
                <w:rFonts w:ascii="Segoe UI Symbol" w:hAnsi="Segoe UI Symbol"/>
                <w:w w:val="110"/>
              </w:rPr>
              <w:t>✓</w:t>
            </w:r>
          </w:p>
        </w:tc>
        <w:tc>
          <w:tcPr>
            <w:tcW w:w="808" w:type="dxa"/>
            <w:tcBorders>
              <w:top w:val="single" w:sz="6" w:space="0" w:color="000000"/>
            </w:tcBorders>
          </w:tcPr>
          <w:p w14:paraId="36019B3A" w14:textId="77777777" w:rsidR="009E7195" w:rsidRDefault="00A367DA">
            <w:pPr>
              <w:pStyle w:val="TableParagraph"/>
              <w:spacing w:before="39" w:line="258" w:lineRule="exact"/>
              <w:ind w:left="122"/>
              <w:rPr>
                <w:rFonts w:ascii="Segoe UI Symbol" w:hAnsi="Segoe UI Symbol"/>
              </w:rPr>
            </w:pPr>
            <w:r>
              <w:rPr>
                <w:rFonts w:ascii="Segoe UI Symbol" w:hAnsi="Segoe UI Symbol"/>
                <w:w w:val="110"/>
              </w:rPr>
              <w:t>✓</w:t>
            </w:r>
          </w:p>
        </w:tc>
      </w:tr>
      <w:tr w:rsidR="009E7195" w14:paraId="1FD7F5C1" w14:textId="77777777">
        <w:trPr>
          <w:trHeight w:val="270"/>
        </w:trPr>
        <w:tc>
          <w:tcPr>
            <w:tcW w:w="1936" w:type="dxa"/>
          </w:tcPr>
          <w:p w14:paraId="61784292" w14:textId="77777777" w:rsidR="009E7195" w:rsidRDefault="00A367DA">
            <w:pPr>
              <w:pStyle w:val="TableParagraph"/>
              <w:spacing w:before="24" w:line="227" w:lineRule="exact"/>
              <w:ind w:left="119"/>
            </w:pPr>
            <w:r>
              <w:rPr>
                <w:spacing w:val="-2"/>
              </w:rPr>
              <w:t>MacEachern</w:t>
            </w:r>
          </w:p>
        </w:tc>
        <w:tc>
          <w:tcPr>
            <w:tcW w:w="3030" w:type="dxa"/>
          </w:tcPr>
          <w:p w14:paraId="5D9ED159" w14:textId="77777777" w:rsidR="009E7195" w:rsidRDefault="00A367DA">
            <w:pPr>
              <w:pStyle w:val="TableParagraph"/>
              <w:spacing w:before="24" w:line="227" w:lineRule="exact"/>
              <w:ind w:left="123"/>
            </w:pPr>
            <w:r>
              <w:rPr>
                <w:spacing w:val="-2"/>
              </w:rPr>
              <w:t>Region</w:t>
            </w:r>
          </w:p>
        </w:tc>
        <w:tc>
          <w:tcPr>
            <w:tcW w:w="1405" w:type="dxa"/>
          </w:tcPr>
          <w:p w14:paraId="30D23C44" w14:textId="77777777" w:rsidR="009E7195" w:rsidRDefault="009E7195">
            <w:pPr>
              <w:pStyle w:val="TableParagraph"/>
              <w:rPr>
                <w:rFonts w:ascii="Times New Roman"/>
                <w:sz w:val="20"/>
              </w:rPr>
            </w:pPr>
          </w:p>
        </w:tc>
        <w:tc>
          <w:tcPr>
            <w:tcW w:w="819" w:type="dxa"/>
          </w:tcPr>
          <w:p w14:paraId="0C5EDCFD" w14:textId="77777777" w:rsidR="009E7195" w:rsidRDefault="009E7195">
            <w:pPr>
              <w:pStyle w:val="TableParagraph"/>
              <w:rPr>
                <w:rFonts w:ascii="Times New Roman"/>
                <w:sz w:val="20"/>
              </w:rPr>
            </w:pPr>
          </w:p>
        </w:tc>
        <w:tc>
          <w:tcPr>
            <w:tcW w:w="806" w:type="dxa"/>
          </w:tcPr>
          <w:p w14:paraId="2E50990C" w14:textId="77777777" w:rsidR="009E7195" w:rsidRDefault="009E7195">
            <w:pPr>
              <w:pStyle w:val="TableParagraph"/>
              <w:rPr>
                <w:rFonts w:ascii="Times New Roman"/>
                <w:sz w:val="20"/>
              </w:rPr>
            </w:pPr>
          </w:p>
        </w:tc>
        <w:tc>
          <w:tcPr>
            <w:tcW w:w="808" w:type="dxa"/>
          </w:tcPr>
          <w:p w14:paraId="650C319B" w14:textId="77777777" w:rsidR="009E7195" w:rsidRDefault="009E7195">
            <w:pPr>
              <w:pStyle w:val="TableParagraph"/>
              <w:rPr>
                <w:rFonts w:ascii="Times New Roman"/>
                <w:sz w:val="20"/>
              </w:rPr>
            </w:pPr>
          </w:p>
        </w:tc>
      </w:tr>
      <w:tr w:rsidR="009E7195" w14:paraId="636999AC" w14:textId="77777777">
        <w:trPr>
          <w:trHeight w:val="270"/>
        </w:trPr>
        <w:tc>
          <w:tcPr>
            <w:tcW w:w="1936" w:type="dxa"/>
          </w:tcPr>
          <w:p w14:paraId="3AFBBCEA" w14:textId="77777777" w:rsidR="009E7195" w:rsidRDefault="00A367DA">
            <w:pPr>
              <w:pStyle w:val="TableParagraph"/>
              <w:spacing w:before="24" w:line="227" w:lineRule="exact"/>
              <w:ind w:left="119"/>
            </w:pPr>
            <w:r>
              <w:rPr>
                <w:spacing w:val="-2"/>
              </w:rPr>
              <w:t>Colin</w:t>
            </w:r>
          </w:p>
        </w:tc>
        <w:tc>
          <w:tcPr>
            <w:tcW w:w="3030" w:type="dxa"/>
          </w:tcPr>
          <w:p w14:paraId="668B21A4"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0296791B"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61B0C33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553D2C7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6DF667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13E84BF0" w14:textId="77777777">
        <w:trPr>
          <w:trHeight w:val="270"/>
        </w:trPr>
        <w:tc>
          <w:tcPr>
            <w:tcW w:w="1936" w:type="dxa"/>
          </w:tcPr>
          <w:p w14:paraId="65394428" w14:textId="77777777" w:rsidR="009E7195" w:rsidRDefault="00A367DA">
            <w:pPr>
              <w:pStyle w:val="TableParagraph"/>
              <w:spacing w:before="24" w:line="227" w:lineRule="exact"/>
              <w:ind w:left="119"/>
            </w:pPr>
            <w:r>
              <w:rPr>
                <w:spacing w:val="-2"/>
              </w:rPr>
              <w:t>MacFarlane</w:t>
            </w:r>
          </w:p>
        </w:tc>
        <w:tc>
          <w:tcPr>
            <w:tcW w:w="3030" w:type="dxa"/>
          </w:tcPr>
          <w:p w14:paraId="60F8A937" w14:textId="77777777" w:rsidR="009E7195" w:rsidRDefault="009E7195">
            <w:pPr>
              <w:pStyle w:val="TableParagraph"/>
              <w:rPr>
                <w:rFonts w:ascii="Times New Roman"/>
                <w:sz w:val="20"/>
              </w:rPr>
            </w:pPr>
          </w:p>
        </w:tc>
        <w:tc>
          <w:tcPr>
            <w:tcW w:w="1405" w:type="dxa"/>
          </w:tcPr>
          <w:p w14:paraId="3E809865" w14:textId="77777777" w:rsidR="009E7195" w:rsidRDefault="009E7195">
            <w:pPr>
              <w:pStyle w:val="TableParagraph"/>
              <w:rPr>
                <w:rFonts w:ascii="Times New Roman"/>
                <w:sz w:val="20"/>
              </w:rPr>
            </w:pPr>
          </w:p>
        </w:tc>
        <w:tc>
          <w:tcPr>
            <w:tcW w:w="819" w:type="dxa"/>
          </w:tcPr>
          <w:p w14:paraId="6663265E" w14:textId="77777777" w:rsidR="009E7195" w:rsidRDefault="009E7195">
            <w:pPr>
              <w:pStyle w:val="TableParagraph"/>
              <w:rPr>
                <w:rFonts w:ascii="Times New Roman"/>
                <w:sz w:val="20"/>
              </w:rPr>
            </w:pPr>
          </w:p>
        </w:tc>
        <w:tc>
          <w:tcPr>
            <w:tcW w:w="806" w:type="dxa"/>
          </w:tcPr>
          <w:p w14:paraId="04C3CF86" w14:textId="77777777" w:rsidR="009E7195" w:rsidRDefault="009E7195">
            <w:pPr>
              <w:pStyle w:val="TableParagraph"/>
              <w:rPr>
                <w:rFonts w:ascii="Times New Roman"/>
                <w:sz w:val="20"/>
              </w:rPr>
            </w:pPr>
          </w:p>
        </w:tc>
        <w:tc>
          <w:tcPr>
            <w:tcW w:w="808" w:type="dxa"/>
          </w:tcPr>
          <w:p w14:paraId="66FD0651" w14:textId="77777777" w:rsidR="009E7195" w:rsidRDefault="009E7195">
            <w:pPr>
              <w:pStyle w:val="TableParagraph"/>
              <w:rPr>
                <w:rFonts w:ascii="Times New Roman"/>
                <w:sz w:val="20"/>
              </w:rPr>
            </w:pPr>
          </w:p>
        </w:tc>
      </w:tr>
      <w:tr w:rsidR="009E7195" w14:paraId="7E0DF832" w14:textId="77777777">
        <w:trPr>
          <w:trHeight w:val="270"/>
        </w:trPr>
        <w:tc>
          <w:tcPr>
            <w:tcW w:w="1936" w:type="dxa"/>
          </w:tcPr>
          <w:p w14:paraId="51B5E8FD" w14:textId="77777777" w:rsidR="009E7195" w:rsidRDefault="00A367DA">
            <w:pPr>
              <w:pStyle w:val="TableParagraph"/>
              <w:spacing w:before="24" w:line="227" w:lineRule="exact"/>
              <w:ind w:left="119"/>
            </w:pPr>
            <w:r>
              <w:t>Brendan</w:t>
            </w:r>
            <w:r>
              <w:rPr>
                <w:spacing w:val="-10"/>
              </w:rPr>
              <w:t xml:space="preserve"> K</w:t>
            </w:r>
          </w:p>
        </w:tc>
        <w:tc>
          <w:tcPr>
            <w:tcW w:w="3030" w:type="dxa"/>
          </w:tcPr>
          <w:p w14:paraId="4AB81198" w14:textId="77777777" w:rsidR="009E7195" w:rsidRDefault="00A367DA">
            <w:pPr>
              <w:pStyle w:val="TableParagraph"/>
              <w:spacing w:before="24" w:line="227" w:lineRule="exact"/>
              <w:ind w:left="123"/>
            </w:pPr>
            <w:r>
              <w:t>DFO</w:t>
            </w:r>
            <w:r>
              <w:rPr>
                <w:spacing w:val="-7"/>
              </w:rPr>
              <w:t xml:space="preserve"> </w:t>
            </w:r>
            <w:r>
              <w:t>Science</w:t>
            </w:r>
            <w:r>
              <w:rPr>
                <w:spacing w:val="-7"/>
              </w:rPr>
              <w:t xml:space="preserve"> </w:t>
            </w:r>
            <w:r>
              <w:t>-</w:t>
            </w:r>
            <w:r>
              <w:rPr>
                <w:spacing w:val="-7"/>
              </w:rPr>
              <w:t xml:space="preserve"> </w:t>
            </w:r>
            <w:r>
              <w:t>Central</w:t>
            </w:r>
            <w:r>
              <w:rPr>
                <w:spacing w:val="-7"/>
              </w:rPr>
              <w:t xml:space="preserve"> </w:t>
            </w:r>
            <w:r>
              <w:rPr>
                <w:spacing w:val="-5"/>
              </w:rPr>
              <w:t>and</w:t>
            </w:r>
          </w:p>
        </w:tc>
        <w:tc>
          <w:tcPr>
            <w:tcW w:w="1405" w:type="dxa"/>
          </w:tcPr>
          <w:p w14:paraId="1287CC56" w14:textId="77777777" w:rsidR="009E7195" w:rsidRDefault="00A367DA">
            <w:pPr>
              <w:pStyle w:val="TableParagraph"/>
              <w:spacing w:before="24" w:line="227" w:lineRule="exact"/>
              <w:ind w:left="167"/>
            </w:pPr>
            <w:r>
              <w:rPr>
                <w:spacing w:val="-2"/>
              </w:rPr>
              <w:t>Virtual</w:t>
            </w:r>
          </w:p>
        </w:tc>
        <w:tc>
          <w:tcPr>
            <w:tcW w:w="819" w:type="dxa"/>
          </w:tcPr>
          <w:p w14:paraId="7EB6CA18"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4573E62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0A51C56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2CCF7FF7" w14:textId="77777777">
        <w:trPr>
          <w:trHeight w:val="270"/>
        </w:trPr>
        <w:tc>
          <w:tcPr>
            <w:tcW w:w="1936" w:type="dxa"/>
          </w:tcPr>
          <w:p w14:paraId="78F78DD2" w14:textId="77777777" w:rsidR="009E7195" w:rsidRDefault="00A367DA">
            <w:pPr>
              <w:pStyle w:val="TableParagraph"/>
              <w:spacing w:before="24" w:line="227" w:lineRule="exact"/>
              <w:ind w:left="119"/>
            </w:pPr>
            <w:r>
              <w:rPr>
                <w:spacing w:val="-2"/>
              </w:rPr>
              <w:t>Malley</w:t>
            </w:r>
          </w:p>
        </w:tc>
        <w:tc>
          <w:tcPr>
            <w:tcW w:w="3030" w:type="dxa"/>
          </w:tcPr>
          <w:p w14:paraId="4C08B4A3" w14:textId="77777777" w:rsidR="009E7195" w:rsidRDefault="00A367DA">
            <w:pPr>
              <w:pStyle w:val="TableParagraph"/>
              <w:spacing w:before="24" w:line="227" w:lineRule="exact"/>
              <w:ind w:left="116"/>
            </w:pPr>
            <w:r>
              <w:t>Arctic</w:t>
            </w:r>
            <w:r>
              <w:rPr>
                <w:spacing w:val="-7"/>
              </w:rPr>
              <w:t xml:space="preserve"> </w:t>
            </w:r>
            <w:r>
              <w:rPr>
                <w:spacing w:val="-2"/>
              </w:rPr>
              <w:t>Region</w:t>
            </w:r>
          </w:p>
        </w:tc>
        <w:tc>
          <w:tcPr>
            <w:tcW w:w="1405" w:type="dxa"/>
          </w:tcPr>
          <w:p w14:paraId="0506BB18" w14:textId="77777777" w:rsidR="009E7195" w:rsidRDefault="009E7195">
            <w:pPr>
              <w:pStyle w:val="TableParagraph"/>
              <w:rPr>
                <w:rFonts w:ascii="Times New Roman"/>
                <w:sz w:val="20"/>
              </w:rPr>
            </w:pPr>
          </w:p>
        </w:tc>
        <w:tc>
          <w:tcPr>
            <w:tcW w:w="819" w:type="dxa"/>
          </w:tcPr>
          <w:p w14:paraId="6E442E14" w14:textId="77777777" w:rsidR="009E7195" w:rsidRDefault="009E7195">
            <w:pPr>
              <w:pStyle w:val="TableParagraph"/>
              <w:rPr>
                <w:rFonts w:ascii="Times New Roman"/>
                <w:sz w:val="20"/>
              </w:rPr>
            </w:pPr>
          </w:p>
        </w:tc>
        <w:tc>
          <w:tcPr>
            <w:tcW w:w="806" w:type="dxa"/>
          </w:tcPr>
          <w:p w14:paraId="48A8B578" w14:textId="77777777" w:rsidR="009E7195" w:rsidRDefault="009E7195">
            <w:pPr>
              <w:pStyle w:val="TableParagraph"/>
              <w:rPr>
                <w:rFonts w:ascii="Times New Roman"/>
                <w:sz w:val="20"/>
              </w:rPr>
            </w:pPr>
          </w:p>
        </w:tc>
        <w:tc>
          <w:tcPr>
            <w:tcW w:w="808" w:type="dxa"/>
          </w:tcPr>
          <w:p w14:paraId="0B468E58" w14:textId="77777777" w:rsidR="009E7195" w:rsidRDefault="009E7195">
            <w:pPr>
              <w:pStyle w:val="TableParagraph"/>
              <w:rPr>
                <w:rFonts w:ascii="Times New Roman"/>
                <w:sz w:val="20"/>
              </w:rPr>
            </w:pPr>
          </w:p>
        </w:tc>
      </w:tr>
      <w:tr w:rsidR="009E7195" w14:paraId="72D85F56" w14:textId="77777777">
        <w:trPr>
          <w:trHeight w:val="270"/>
        </w:trPr>
        <w:tc>
          <w:tcPr>
            <w:tcW w:w="1936" w:type="dxa"/>
          </w:tcPr>
          <w:p w14:paraId="2F6CF0D6" w14:textId="77777777" w:rsidR="009E7195" w:rsidRDefault="00A367DA">
            <w:pPr>
              <w:pStyle w:val="TableParagraph"/>
              <w:spacing w:before="24" w:line="227" w:lineRule="exact"/>
              <w:ind w:left="119"/>
            </w:pPr>
            <w:r>
              <w:t>Kiana</w:t>
            </w:r>
            <w:r>
              <w:rPr>
                <w:spacing w:val="-7"/>
              </w:rPr>
              <w:t xml:space="preserve"> </w:t>
            </w:r>
            <w:proofErr w:type="spellStart"/>
            <w:r>
              <w:rPr>
                <w:spacing w:val="-2"/>
              </w:rPr>
              <w:t>Matwichuk</w:t>
            </w:r>
            <w:proofErr w:type="spellEnd"/>
          </w:p>
        </w:tc>
        <w:tc>
          <w:tcPr>
            <w:tcW w:w="3030" w:type="dxa"/>
          </w:tcPr>
          <w:p w14:paraId="01600DE0"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5D00EC77" w14:textId="77777777" w:rsidR="009E7195" w:rsidRDefault="00A367DA">
            <w:pPr>
              <w:pStyle w:val="TableParagraph"/>
              <w:spacing w:before="24" w:line="227" w:lineRule="exact"/>
              <w:ind w:left="167"/>
            </w:pPr>
            <w:r>
              <w:rPr>
                <w:spacing w:val="-2"/>
              </w:rPr>
              <w:t>Virtual</w:t>
            </w:r>
          </w:p>
        </w:tc>
        <w:tc>
          <w:tcPr>
            <w:tcW w:w="819" w:type="dxa"/>
          </w:tcPr>
          <w:p w14:paraId="077C83E0"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4EDBE3DE"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64C19E07"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65C5AF43" w14:textId="77777777">
        <w:trPr>
          <w:trHeight w:val="270"/>
        </w:trPr>
        <w:tc>
          <w:tcPr>
            <w:tcW w:w="1936" w:type="dxa"/>
          </w:tcPr>
          <w:p w14:paraId="71CE5C8D" w14:textId="77777777" w:rsidR="009E7195" w:rsidRDefault="009E7195">
            <w:pPr>
              <w:pStyle w:val="TableParagraph"/>
              <w:rPr>
                <w:rFonts w:ascii="Times New Roman"/>
                <w:sz w:val="20"/>
              </w:rPr>
            </w:pPr>
          </w:p>
        </w:tc>
        <w:tc>
          <w:tcPr>
            <w:tcW w:w="3030" w:type="dxa"/>
          </w:tcPr>
          <w:p w14:paraId="14C1863C" w14:textId="77777777" w:rsidR="009E7195" w:rsidRDefault="00A367DA">
            <w:pPr>
              <w:pStyle w:val="TableParagraph"/>
              <w:spacing w:before="24" w:line="227" w:lineRule="exact"/>
              <w:ind w:left="123"/>
            </w:pPr>
            <w:r>
              <w:rPr>
                <w:spacing w:val="-2"/>
              </w:rPr>
              <w:t>Region</w:t>
            </w:r>
          </w:p>
        </w:tc>
        <w:tc>
          <w:tcPr>
            <w:tcW w:w="1405" w:type="dxa"/>
          </w:tcPr>
          <w:p w14:paraId="5F476CC2" w14:textId="77777777" w:rsidR="009E7195" w:rsidRDefault="009E7195">
            <w:pPr>
              <w:pStyle w:val="TableParagraph"/>
              <w:rPr>
                <w:rFonts w:ascii="Times New Roman"/>
                <w:sz w:val="20"/>
              </w:rPr>
            </w:pPr>
          </w:p>
        </w:tc>
        <w:tc>
          <w:tcPr>
            <w:tcW w:w="819" w:type="dxa"/>
          </w:tcPr>
          <w:p w14:paraId="52243AD2" w14:textId="77777777" w:rsidR="009E7195" w:rsidRDefault="009E7195">
            <w:pPr>
              <w:pStyle w:val="TableParagraph"/>
              <w:rPr>
                <w:rFonts w:ascii="Times New Roman"/>
                <w:sz w:val="20"/>
              </w:rPr>
            </w:pPr>
          </w:p>
        </w:tc>
        <w:tc>
          <w:tcPr>
            <w:tcW w:w="806" w:type="dxa"/>
          </w:tcPr>
          <w:p w14:paraId="52F17D27" w14:textId="77777777" w:rsidR="009E7195" w:rsidRDefault="009E7195">
            <w:pPr>
              <w:pStyle w:val="TableParagraph"/>
              <w:rPr>
                <w:rFonts w:ascii="Times New Roman"/>
                <w:sz w:val="20"/>
              </w:rPr>
            </w:pPr>
          </w:p>
        </w:tc>
        <w:tc>
          <w:tcPr>
            <w:tcW w:w="808" w:type="dxa"/>
          </w:tcPr>
          <w:p w14:paraId="155B2C78" w14:textId="77777777" w:rsidR="009E7195" w:rsidRDefault="009E7195">
            <w:pPr>
              <w:pStyle w:val="TableParagraph"/>
              <w:rPr>
                <w:rFonts w:ascii="Times New Roman"/>
                <w:sz w:val="20"/>
              </w:rPr>
            </w:pPr>
          </w:p>
        </w:tc>
      </w:tr>
      <w:tr w:rsidR="009E7195" w14:paraId="10006EF3" w14:textId="77777777">
        <w:trPr>
          <w:trHeight w:val="270"/>
        </w:trPr>
        <w:tc>
          <w:tcPr>
            <w:tcW w:w="1936" w:type="dxa"/>
          </w:tcPr>
          <w:p w14:paraId="6BE19BF7" w14:textId="77777777" w:rsidR="009E7195" w:rsidRDefault="00A367DA">
            <w:pPr>
              <w:pStyle w:val="TableParagraph"/>
              <w:spacing w:before="24" w:line="227" w:lineRule="exact"/>
              <w:ind w:left="119"/>
            </w:pPr>
            <w:r>
              <w:rPr>
                <w:spacing w:val="-2"/>
              </w:rPr>
              <w:t>Mackenzie</w:t>
            </w:r>
            <w:r>
              <w:rPr>
                <w:spacing w:val="-4"/>
              </w:rPr>
              <w:t xml:space="preserve"> </w:t>
            </w:r>
            <w:r>
              <w:rPr>
                <w:spacing w:val="-2"/>
              </w:rPr>
              <w:t>Mazur</w:t>
            </w:r>
          </w:p>
        </w:tc>
        <w:tc>
          <w:tcPr>
            <w:tcW w:w="3030" w:type="dxa"/>
          </w:tcPr>
          <w:p w14:paraId="492951E2"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51372E61" w14:textId="77777777" w:rsidR="009E7195" w:rsidRDefault="00A367DA">
            <w:pPr>
              <w:pStyle w:val="TableParagraph"/>
              <w:spacing w:before="24" w:line="227" w:lineRule="exact"/>
              <w:ind w:left="167"/>
            </w:pPr>
            <w:r>
              <w:rPr>
                <w:spacing w:val="-2"/>
              </w:rPr>
              <w:t>Virtual</w:t>
            </w:r>
          </w:p>
        </w:tc>
        <w:tc>
          <w:tcPr>
            <w:tcW w:w="819" w:type="dxa"/>
          </w:tcPr>
          <w:p w14:paraId="4CFB32ED"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5BDD995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F4FB5DB"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53225A87" w14:textId="77777777">
        <w:trPr>
          <w:trHeight w:val="270"/>
        </w:trPr>
        <w:tc>
          <w:tcPr>
            <w:tcW w:w="1936" w:type="dxa"/>
          </w:tcPr>
          <w:p w14:paraId="7BAD1253" w14:textId="77777777" w:rsidR="009E7195" w:rsidRDefault="009E7195">
            <w:pPr>
              <w:pStyle w:val="TableParagraph"/>
              <w:rPr>
                <w:rFonts w:ascii="Times New Roman"/>
                <w:sz w:val="20"/>
              </w:rPr>
            </w:pPr>
          </w:p>
        </w:tc>
        <w:tc>
          <w:tcPr>
            <w:tcW w:w="3030" w:type="dxa"/>
          </w:tcPr>
          <w:p w14:paraId="39A5073E" w14:textId="77777777" w:rsidR="009E7195" w:rsidRDefault="00A367DA">
            <w:pPr>
              <w:pStyle w:val="TableParagraph"/>
              <w:spacing w:before="24" w:line="227" w:lineRule="exact"/>
              <w:ind w:left="123"/>
            </w:pPr>
            <w:r>
              <w:rPr>
                <w:spacing w:val="-2"/>
              </w:rPr>
              <w:t>Region</w:t>
            </w:r>
          </w:p>
        </w:tc>
        <w:tc>
          <w:tcPr>
            <w:tcW w:w="1405" w:type="dxa"/>
          </w:tcPr>
          <w:p w14:paraId="0B13B091" w14:textId="77777777" w:rsidR="009E7195" w:rsidRDefault="009E7195">
            <w:pPr>
              <w:pStyle w:val="TableParagraph"/>
              <w:rPr>
                <w:rFonts w:ascii="Times New Roman"/>
                <w:sz w:val="20"/>
              </w:rPr>
            </w:pPr>
          </w:p>
        </w:tc>
        <w:tc>
          <w:tcPr>
            <w:tcW w:w="819" w:type="dxa"/>
          </w:tcPr>
          <w:p w14:paraId="0D695264" w14:textId="77777777" w:rsidR="009E7195" w:rsidRDefault="009E7195">
            <w:pPr>
              <w:pStyle w:val="TableParagraph"/>
              <w:rPr>
                <w:rFonts w:ascii="Times New Roman"/>
                <w:sz w:val="20"/>
              </w:rPr>
            </w:pPr>
          </w:p>
        </w:tc>
        <w:tc>
          <w:tcPr>
            <w:tcW w:w="806" w:type="dxa"/>
          </w:tcPr>
          <w:p w14:paraId="1C8A8425" w14:textId="77777777" w:rsidR="009E7195" w:rsidRDefault="009E7195">
            <w:pPr>
              <w:pStyle w:val="TableParagraph"/>
              <w:rPr>
                <w:rFonts w:ascii="Times New Roman"/>
                <w:sz w:val="20"/>
              </w:rPr>
            </w:pPr>
          </w:p>
        </w:tc>
        <w:tc>
          <w:tcPr>
            <w:tcW w:w="808" w:type="dxa"/>
          </w:tcPr>
          <w:p w14:paraId="08FC53AA" w14:textId="77777777" w:rsidR="009E7195" w:rsidRDefault="009E7195">
            <w:pPr>
              <w:pStyle w:val="TableParagraph"/>
              <w:rPr>
                <w:rFonts w:ascii="Times New Roman"/>
                <w:sz w:val="20"/>
              </w:rPr>
            </w:pPr>
          </w:p>
        </w:tc>
      </w:tr>
      <w:tr w:rsidR="009E7195" w14:paraId="1EE457DF" w14:textId="77777777">
        <w:trPr>
          <w:trHeight w:val="270"/>
        </w:trPr>
        <w:tc>
          <w:tcPr>
            <w:tcW w:w="1936" w:type="dxa"/>
          </w:tcPr>
          <w:p w14:paraId="67F7C89A" w14:textId="77777777" w:rsidR="009E7195" w:rsidRDefault="00A367DA">
            <w:pPr>
              <w:pStyle w:val="TableParagraph"/>
              <w:spacing w:before="24" w:line="227" w:lineRule="exact"/>
              <w:ind w:left="119"/>
            </w:pPr>
            <w:r>
              <w:t>Judy</w:t>
            </w:r>
            <w:r>
              <w:rPr>
                <w:spacing w:val="-11"/>
              </w:rPr>
              <w:t xml:space="preserve"> </w:t>
            </w:r>
            <w:r>
              <w:rPr>
                <w:spacing w:val="-2"/>
              </w:rPr>
              <w:t>McArthur</w:t>
            </w:r>
          </w:p>
        </w:tc>
        <w:tc>
          <w:tcPr>
            <w:tcW w:w="3030" w:type="dxa"/>
          </w:tcPr>
          <w:p w14:paraId="27D7BACD"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1A2611CF" w14:textId="77777777" w:rsidR="009E7195" w:rsidRDefault="00A367DA">
            <w:pPr>
              <w:pStyle w:val="TableParagraph"/>
              <w:spacing w:before="24" w:line="227" w:lineRule="exact"/>
              <w:ind w:left="167"/>
            </w:pPr>
            <w:r>
              <w:rPr>
                <w:spacing w:val="-2"/>
              </w:rPr>
              <w:t>Virtual</w:t>
            </w:r>
          </w:p>
        </w:tc>
        <w:tc>
          <w:tcPr>
            <w:tcW w:w="819" w:type="dxa"/>
          </w:tcPr>
          <w:p w14:paraId="4185E2AE"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4855F4B1"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4990F15"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3F43CD8C" w14:textId="77777777">
        <w:trPr>
          <w:trHeight w:val="270"/>
        </w:trPr>
        <w:tc>
          <w:tcPr>
            <w:tcW w:w="1936" w:type="dxa"/>
          </w:tcPr>
          <w:p w14:paraId="390BC52D" w14:textId="77777777" w:rsidR="009E7195" w:rsidRDefault="009E7195">
            <w:pPr>
              <w:pStyle w:val="TableParagraph"/>
              <w:rPr>
                <w:rFonts w:ascii="Times New Roman"/>
                <w:sz w:val="20"/>
              </w:rPr>
            </w:pPr>
          </w:p>
        </w:tc>
        <w:tc>
          <w:tcPr>
            <w:tcW w:w="3030" w:type="dxa"/>
          </w:tcPr>
          <w:p w14:paraId="13982DE9" w14:textId="77777777" w:rsidR="009E7195" w:rsidRDefault="00A367DA">
            <w:pPr>
              <w:pStyle w:val="TableParagraph"/>
              <w:spacing w:before="24" w:line="227" w:lineRule="exact"/>
              <w:ind w:left="123"/>
            </w:pPr>
            <w:r>
              <w:rPr>
                <w:spacing w:val="-2"/>
              </w:rPr>
              <w:t>Region</w:t>
            </w:r>
          </w:p>
        </w:tc>
        <w:tc>
          <w:tcPr>
            <w:tcW w:w="1405" w:type="dxa"/>
          </w:tcPr>
          <w:p w14:paraId="5025FFF6" w14:textId="77777777" w:rsidR="009E7195" w:rsidRDefault="009E7195">
            <w:pPr>
              <w:pStyle w:val="TableParagraph"/>
              <w:rPr>
                <w:rFonts w:ascii="Times New Roman"/>
                <w:sz w:val="20"/>
              </w:rPr>
            </w:pPr>
          </w:p>
        </w:tc>
        <w:tc>
          <w:tcPr>
            <w:tcW w:w="819" w:type="dxa"/>
          </w:tcPr>
          <w:p w14:paraId="5CD962AC" w14:textId="77777777" w:rsidR="009E7195" w:rsidRDefault="009E7195">
            <w:pPr>
              <w:pStyle w:val="TableParagraph"/>
              <w:rPr>
                <w:rFonts w:ascii="Times New Roman"/>
                <w:sz w:val="20"/>
              </w:rPr>
            </w:pPr>
          </w:p>
        </w:tc>
        <w:tc>
          <w:tcPr>
            <w:tcW w:w="806" w:type="dxa"/>
          </w:tcPr>
          <w:p w14:paraId="1AAB4651" w14:textId="77777777" w:rsidR="009E7195" w:rsidRDefault="009E7195">
            <w:pPr>
              <w:pStyle w:val="TableParagraph"/>
              <w:rPr>
                <w:rFonts w:ascii="Times New Roman"/>
                <w:sz w:val="20"/>
              </w:rPr>
            </w:pPr>
          </w:p>
        </w:tc>
        <w:tc>
          <w:tcPr>
            <w:tcW w:w="808" w:type="dxa"/>
          </w:tcPr>
          <w:p w14:paraId="37B53F22" w14:textId="77777777" w:rsidR="009E7195" w:rsidRDefault="009E7195">
            <w:pPr>
              <w:pStyle w:val="TableParagraph"/>
              <w:rPr>
                <w:rFonts w:ascii="Times New Roman"/>
                <w:sz w:val="20"/>
              </w:rPr>
            </w:pPr>
          </w:p>
        </w:tc>
      </w:tr>
      <w:tr w:rsidR="009E7195" w14:paraId="028BE346" w14:textId="77777777">
        <w:trPr>
          <w:trHeight w:val="270"/>
        </w:trPr>
        <w:tc>
          <w:tcPr>
            <w:tcW w:w="1936" w:type="dxa"/>
          </w:tcPr>
          <w:p w14:paraId="273157AA" w14:textId="77777777" w:rsidR="009E7195" w:rsidRDefault="00A367DA">
            <w:pPr>
              <w:pStyle w:val="TableParagraph"/>
              <w:spacing w:before="24" w:line="227" w:lineRule="exact"/>
              <w:ind w:left="119"/>
            </w:pPr>
            <w:r>
              <w:rPr>
                <w:spacing w:val="-2"/>
              </w:rPr>
              <w:t>Kelsey</w:t>
            </w:r>
            <w:r>
              <w:rPr>
                <w:spacing w:val="-10"/>
              </w:rPr>
              <w:t xml:space="preserve"> </w:t>
            </w:r>
            <w:r>
              <w:rPr>
                <w:spacing w:val="-2"/>
              </w:rPr>
              <w:t>McGee</w:t>
            </w:r>
          </w:p>
        </w:tc>
        <w:tc>
          <w:tcPr>
            <w:tcW w:w="3030" w:type="dxa"/>
          </w:tcPr>
          <w:p w14:paraId="2AFCEC80"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4409B8E0"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44064310"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3F47A6E9"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3ADB1A47"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1325A5AB" w14:textId="77777777">
        <w:trPr>
          <w:trHeight w:val="270"/>
        </w:trPr>
        <w:tc>
          <w:tcPr>
            <w:tcW w:w="1936" w:type="dxa"/>
          </w:tcPr>
          <w:p w14:paraId="4B9AA0DD" w14:textId="77777777" w:rsidR="009E7195" w:rsidRDefault="00A367DA">
            <w:pPr>
              <w:pStyle w:val="TableParagraph"/>
              <w:spacing w:before="24" w:line="227" w:lineRule="exact"/>
              <w:ind w:left="119"/>
            </w:pPr>
            <w:r>
              <w:t>Jessie</w:t>
            </w:r>
            <w:r>
              <w:rPr>
                <w:spacing w:val="-8"/>
              </w:rPr>
              <w:t xml:space="preserve"> </w:t>
            </w:r>
            <w:proofErr w:type="spellStart"/>
            <w:r>
              <w:rPr>
                <w:spacing w:val="-2"/>
              </w:rPr>
              <w:t>Mcintyre</w:t>
            </w:r>
            <w:proofErr w:type="spellEnd"/>
          </w:p>
        </w:tc>
        <w:tc>
          <w:tcPr>
            <w:tcW w:w="3030" w:type="dxa"/>
          </w:tcPr>
          <w:p w14:paraId="061A0D1E"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3075DF50" w14:textId="77777777" w:rsidR="009E7195" w:rsidRDefault="00A367DA">
            <w:pPr>
              <w:pStyle w:val="TableParagraph"/>
              <w:spacing w:before="24" w:line="227" w:lineRule="exact"/>
              <w:ind w:left="167"/>
            </w:pPr>
            <w:r>
              <w:rPr>
                <w:spacing w:val="-2"/>
              </w:rPr>
              <w:t>Virtual</w:t>
            </w:r>
          </w:p>
        </w:tc>
        <w:tc>
          <w:tcPr>
            <w:tcW w:w="819" w:type="dxa"/>
          </w:tcPr>
          <w:p w14:paraId="3504C85F"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1387A2DB"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57F63D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63AF9425" w14:textId="77777777">
        <w:trPr>
          <w:trHeight w:val="270"/>
        </w:trPr>
        <w:tc>
          <w:tcPr>
            <w:tcW w:w="1936" w:type="dxa"/>
          </w:tcPr>
          <w:p w14:paraId="265148F2" w14:textId="77777777" w:rsidR="009E7195" w:rsidRDefault="009E7195">
            <w:pPr>
              <w:pStyle w:val="TableParagraph"/>
              <w:rPr>
                <w:rFonts w:ascii="Times New Roman"/>
                <w:sz w:val="20"/>
              </w:rPr>
            </w:pPr>
          </w:p>
        </w:tc>
        <w:tc>
          <w:tcPr>
            <w:tcW w:w="3030" w:type="dxa"/>
          </w:tcPr>
          <w:p w14:paraId="17682BC1" w14:textId="77777777" w:rsidR="009E7195" w:rsidRDefault="00A367DA">
            <w:pPr>
              <w:pStyle w:val="TableParagraph"/>
              <w:spacing w:before="24" w:line="227" w:lineRule="exact"/>
              <w:ind w:left="123"/>
            </w:pPr>
            <w:r>
              <w:rPr>
                <w:spacing w:val="-2"/>
              </w:rPr>
              <w:t>Region</w:t>
            </w:r>
          </w:p>
        </w:tc>
        <w:tc>
          <w:tcPr>
            <w:tcW w:w="1405" w:type="dxa"/>
          </w:tcPr>
          <w:p w14:paraId="12635BAA" w14:textId="77777777" w:rsidR="009E7195" w:rsidRDefault="009E7195">
            <w:pPr>
              <w:pStyle w:val="TableParagraph"/>
              <w:rPr>
                <w:rFonts w:ascii="Times New Roman"/>
                <w:sz w:val="20"/>
              </w:rPr>
            </w:pPr>
          </w:p>
        </w:tc>
        <w:tc>
          <w:tcPr>
            <w:tcW w:w="819" w:type="dxa"/>
          </w:tcPr>
          <w:p w14:paraId="08C0465A" w14:textId="77777777" w:rsidR="009E7195" w:rsidRDefault="009E7195">
            <w:pPr>
              <w:pStyle w:val="TableParagraph"/>
              <w:rPr>
                <w:rFonts w:ascii="Times New Roman"/>
                <w:sz w:val="20"/>
              </w:rPr>
            </w:pPr>
          </w:p>
        </w:tc>
        <w:tc>
          <w:tcPr>
            <w:tcW w:w="806" w:type="dxa"/>
          </w:tcPr>
          <w:p w14:paraId="5357AA02" w14:textId="77777777" w:rsidR="009E7195" w:rsidRDefault="009E7195">
            <w:pPr>
              <w:pStyle w:val="TableParagraph"/>
              <w:rPr>
                <w:rFonts w:ascii="Times New Roman"/>
                <w:sz w:val="20"/>
              </w:rPr>
            </w:pPr>
          </w:p>
        </w:tc>
        <w:tc>
          <w:tcPr>
            <w:tcW w:w="808" w:type="dxa"/>
          </w:tcPr>
          <w:p w14:paraId="6521FB39" w14:textId="77777777" w:rsidR="009E7195" w:rsidRDefault="009E7195">
            <w:pPr>
              <w:pStyle w:val="TableParagraph"/>
              <w:rPr>
                <w:rFonts w:ascii="Times New Roman"/>
                <w:sz w:val="20"/>
              </w:rPr>
            </w:pPr>
          </w:p>
        </w:tc>
      </w:tr>
      <w:tr w:rsidR="009E7195" w14:paraId="405CE346" w14:textId="77777777">
        <w:trPr>
          <w:trHeight w:val="270"/>
        </w:trPr>
        <w:tc>
          <w:tcPr>
            <w:tcW w:w="1936" w:type="dxa"/>
          </w:tcPr>
          <w:p w14:paraId="61D3327F" w14:textId="77777777" w:rsidR="009E7195" w:rsidRDefault="00A367DA">
            <w:pPr>
              <w:pStyle w:val="TableParagraph"/>
              <w:spacing w:before="24" w:line="227" w:lineRule="exact"/>
              <w:ind w:left="119"/>
            </w:pPr>
            <w:r>
              <w:t>Liz</w:t>
            </w:r>
            <w:r>
              <w:rPr>
                <w:spacing w:val="-4"/>
              </w:rPr>
              <w:t xml:space="preserve"> </w:t>
            </w:r>
            <w:r>
              <w:rPr>
                <w:spacing w:val="-2"/>
              </w:rPr>
              <w:t>Miller</w:t>
            </w:r>
          </w:p>
        </w:tc>
        <w:tc>
          <w:tcPr>
            <w:tcW w:w="3030" w:type="dxa"/>
          </w:tcPr>
          <w:p w14:paraId="7E4510EB"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3AA6FEF5" w14:textId="77777777" w:rsidR="009E7195" w:rsidRDefault="00A367DA">
            <w:pPr>
              <w:pStyle w:val="TableParagraph"/>
              <w:spacing w:before="24" w:line="227" w:lineRule="exact"/>
              <w:ind w:left="167"/>
            </w:pPr>
            <w:r>
              <w:rPr>
                <w:spacing w:val="-2"/>
              </w:rPr>
              <w:t>Virtual</w:t>
            </w:r>
          </w:p>
        </w:tc>
        <w:tc>
          <w:tcPr>
            <w:tcW w:w="819" w:type="dxa"/>
          </w:tcPr>
          <w:p w14:paraId="338FD2F3"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2F9C74DE"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03C3228"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D635D1D" w14:textId="77777777">
        <w:trPr>
          <w:trHeight w:val="270"/>
        </w:trPr>
        <w:tc>
          <w:tcPr>
            <w:tcW w:w="1936" w:type="dxa"/>
          </w:tcPr>
          <w:p w14:paraId="4687DDDB" w14:textId="77777777" w:rsidR="009E7195" w:rsidRDefault="009E7195">
            <w:pPr>
              <w:pStyle w:val="TableParagraph"/>
              <w:rPr>
                <w:rFonts w:ascii="Times New Roman"/>
                <w:sz w:val="20"/>
              </w:rPr>
            </w:pPr>
          </w:p>
        </w:tc>
        <w:tc>
          <w:tcPr>
            <w:tcW w:w="3030" w:type="dxa"/>
          </w:tcPr>
          <w:p w14:paraId="6556E3D6" w14:textId="77777777" w:rsidR="009E7195" w:rsidRDefault="00A367DA">
            <w:pPr>
              <w:pStyle w:val="TableParagraph"/>
              <w:spacing w:before="24" w:line="227" w:lineRule="exact"/>
              <w:ind w:left="123"/>
            </w:pPr>
            <w:r>
              <w:rPr>
                <w:spacing w:val="-2"/>
              </w:rPr>
              <w:t>Region</w:t>
            </w:r>
          </w:p>
        </w:tc>
        <w:tc>
          <w:tcPr>
            <w:tcW w:w="1405" w:type="dxa"/>
          </w:tcPr>
          <w:p w14:paraId="516F7B4F" w14:textId="77777777" w:rsidR="009E7195" w:rsidRDefault="009E7195">
            <w:pPr>
              <w:pStyle w:val="TableParagraph"/>
              <w:rPr>
                <w:rFonts w:ascii="Times New Roman"/>
                <w:sz w:val="20"/>
              </w:rPr>
            </w:pPr>
          </w:p>
        </w:tc>
        <w:tc>
          <w:tcPr>
            <w:tcW w:w="819" w:type="dxa"/>
          </w:tcPr>
          <w:p w14:paraId="3CDA5520" w14:textId="77777777" w:rsidR="009E7195" w:rsidRDefault="009E7195">
            <w:pPr>
              <w:pStyle w:val="TableParagraph"/>
              <w:rPr>
                <w:rFonts w:ascii="Times New Roman"/>
                <w:sz w:val="20"/>
              </w:rPr>
            </w:pPr>
          </w:p>
        </w:tc>
        <w:tc>
          <w:tcPr>
            <w:tcW w:w="806" w:type="dxa"/>
          </w:tcPr>
          <w:p w14:paraId="1F0074C9" w14:textId="77777777" w:rsidR="009E7195" w:rsidRDefault="009E7195">
            <w:pPr>
              <w:pStyle w:val="TableParagraph"/>
              <w:rPr>
                <w:rFonts w:ascii="Times New Roman"/>
                <w:sz w:val="20"/>
              </w:rPr>
            </w:pPr>
          </w:p>
        </w:tc>
        <w:tc>
          <w:tcPr>
            <w:tcW w:w="808" w:type="dxa"/>
          </w:tcPr>
          <w:p w14:paraId="6F8CF36C" w14:textId="77777777" w:rsidR="009E7195" w:rsidRDefault="009E7195">
            <w:pPr>
              <w:pStyle w:val="TableParagraph"/>
              <w:rPr>
                <w:rFonts w:ascii="Times New Roman"/>
                <w:sz w:val="20"/>
              </w:rPr>
            </w:pPr>
          </w:p>
        </w:tc>
      </w:tr>
      <w:tr w:rsidR="009E7195" w14:paraId="2D07E4BE" w14:textId="77777777">
        <w:trPr>
          <w:trHeight w:val="270"/>
        </w:trPr>
        <w:tc>
          <w:tcPr>
            <w:tcW w:w="1936" w:type="dxa"/>
          </w:tcPr>
          <w:p w14:paraId="37F7E426" w14:textId="77777777" w:rsidR="009E7195" w:rsidRDefault="00A367DA">
            <w:pPr>
              <w:pStyle w:val="TableParagraph"/>
              <w:spacing w:before="24" w:line="227" w:lineRule="exact"/>
              <w:ind w:left="119"/>
            </w:pPr>
            <w:r>
              <w:rPr>
                <w:spacing w:val="-2"/>
              </w:rPr>
              <w:t>Maya</w:t>
            </w:r>
            <w:r>
              <w:rPr>
                <w:spacing w:val="-11"/>
              </w:rPr>
              <w:t xml:space="preserve"> </w:t>
            </w:r>
            <w:r>
              <w:rPr>
                <w:spacing w:val="-2"/>
              </w:rPr>
              <w:t>Miller</w:t>
            </w:r>
          </w:p>
        </w:tc>
        <w:tc>
          <w:tcPr>
            <w:tcW w:w="3030" w:type="dxa"/>
          </w:tcPr>
          <w:p w14:paraId="3BF84BA3"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3F7A9125" w14:textId="77777777" w:rsidR="009E7195" w:rsidRDefault="00A367DA">
            <w:pPr>
              <w:pStyle w:val="TableParagraph"/>
              <w:spacing w:before="24" w:line="227" w:lineRule="exact"/>
              <w:ind w:left="167"/>
            </w:pPr>
            <w:r>
              <w:rPr>
                <w:spacing w:val="-2"/>
              </w:rPr>
              <w:t>Virtual</w:t>
            </w:r>
          </w:p>
        </w:tc>
        <w:tc>
          <w:tcPr>
            <w:tcW w:w="819" w:type="dxa"/>
          </w:tcPr>
          <w:p w14:paraId="5C1F059E"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2D275BB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9F527E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15966055" w14:textId="77777777">
        <w:trPr>
          <w:trHeight w:val="270"/>
        </w:trPr>
        <w:tc>
          <w:tcPr>
            <w:tcW w:w="1936" w:type="dxa"/>
          </w:tcPr>
          <w:p w14:paraId="22DF061F" w14:textId="77777777" w:rsidR="009E7195" w:rsidRDefault="009E7195">
            <w:pPr>
              <w:pStyle w:val="TableParagraph"/>
              <w:rPr>
                <w:rFonts w:ascii="Times New Roman"/>
                <w:sz w:val="20"/>
              </w:rPr>
            </w:pPr>
          </w:p>
        </w:tc>
        <w:tc>
          <w:tcPr>
            <w:tcW w:w="3030" w:type="dxa"/>
          </w:tcPr>
          <w:p w14:paraId="60FA9679" w14:textId="77777777" w:rsidR="009E7195" w:rsidRDefault="00A367DA">
            <w:pPr>
              <w:pStyle w:val="TableParagraph"/>
              <w:spacing w:before="24" w:line="227" w:lineRule="exact"/>
              <w:ind w:left="123"/>
            </w:pPr>
            <w:r>
              <w:rPr>
                <w:spacing w:val="-2"/>
              </w:rPr>
              <w:t>Region</w:t>
            </w:r>
          </w:p>
        </w:tc>
        <w:tc>
          <w:tcPr>
            <w:tcW w:w="1405" w:type="dxa"/>
          </w:tcPr>
          <w:p w14:paraId="086B772D" w14:textId="77777777" w:rsidR="009E7195" w:rsidRDefault="009E7195">
            <w:pPr>
              <w:pStyle w:val="TableParagraph"/>
              <w:rPr>
                <w:rFonts w:ascii="Times New Roman"/>
                <w:sz w:val="20"/>
              </w:rPr>
            </w:pPr>
          </w:p>
        </w:tc>
        <w:tc>
          <w:tcPr>
            <w:tcW w:w="819" w:type="dxa"/>
          </w:tcPr>
          <w:p w14:paraId="1DC7BD4F" w14:textId="77777777" w:rsidR="009E7195" w:rsidRDefault="009E7195">
            <w:pPr>
              <w:pStyle w:val="TableParagraph"/>
              <w:rPr>
                <w:rFonts w:ascii="Times New Roman"/>
                <w:sz w:val="20"/>
              </w:rPr>
            </w:pPr>
          </w:p>
        </w:tc>
        <w:tc>
          <w:tcPr>
            <w:tcW w:w="806" w:type="dxa"/>
          </w:tcPr>
          <w:p w14:paraId="12B64FE0" w14:textId="77777777" w:rsidR="009E7195" w:rsidRDefault="009E7195">
            <w:pPr>
              <w:pStyle w:val="TableParagraph"/>
              <w:rPr>
                <w:rFonts w:ascii="Times New Roman"/>
                <w:sz w:val="20"/>
              </w:rPr>
            </w:pPr>
          </w:p>
        </w:tc>
        <w:tc>
          <w:tcPr>
            <w:tcW w:w="808" w:type="dxa"/>
          </w:tcPr>
          <w:p w14:paraId="7723057C" w14:textId="77777777" w:rsidR="009E7195" w:rsidRDefault="009E7195">
            <w:pPr>
              <w:pStyle w:val="TableParagraph"/>
              <w:rPr>
                <w:rFonts w:ascii="Times New Roman"/>
                <w:sz w:val="20"/>
              </w:rPr>
            </w:pPr>
          </w:p>
        </w:tc>
      </w:tr>
      <w:tr w:rsidR="009E7195" w14:paraId="3EFDF3BB" w14:textId="77777777">
        <w:trPr>
          <w:trHeight w:val="270"/>
        </w:trPr>
        <w:tc>
          <w:tcPr>
            <w:tcW w:w="1936" w:type="dxa"/>
          </w:tcPr>
          <w:p w14:paraId="44FA6123" w14:textId="77777777" w:rsidR="009E7195" w:rsidRDefault="00A367DA">
            <w:pPr>
              <w:pStyle w:val="TableParagraph"/>
              <w:spacing w:before="24" w:line="227" w:lineRule="exact"/>
              <w:ind w:left="119"/>
            </w:pPr>
            <w:r>
              <w:t>Kirby</w:t>
            </w:r>
            <w:r>
              <w:rPr>
                <w:spacing w:val="-12"/>
              </w:rPr>
              <w:t xml:space="preserve"> </w:t>
            </w:r>
            <w:r>
              <w:rPr>
                <w:spacing w:val="-2"/>
              </w:rPr>
              <w:t>Morrill</w:t>
            </w:r>
          </w:p>
        </w:tc>
        <w:tc>
          <w:tcPr>
            <w:tcW w:w="3030" w:type="dxa"/>
          </w:tcPr>
          <w:p w14:paraId="546D67C3"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04327AD6"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1F9F12CD"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34A0F8A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1E6FB84C"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20587572" w14:textId="77777777">
        <w:trPr>
          <w:trHeight w:val="270"/>
        </w:trPr>
        <w:tc>
          <w:tcPr>
            <w:tcW w:w="1936" w:type="dxa"/>
          </w:tcPr>
          <w:p w14:paraId="2F7C28A6" w14:textId="77777777" w:rsidR="009E7195" w:rsidRDefault="00A367DA">
            <w:pPr>
              <w:pStyle w:val="TableParagraph"/>
              <w:spacing w:before="24" w:line="227" w:lineRule="exact"/>
              <w:ind w:left="119"/>
            </w:pPr>
            <w:r>
              <w:t>George</w:t>
            </w:r>
            <w:r>
              <w:rPr>
                <w:spacing w:val="-9"/>
              </w:rPr>
              <w:t xml:space="preserve"> </w:t>
            </w:r>
            <w:r>
              <w:rPr>
                <w:spacing w:val="-5"/>
              </w:rPr>
              <w:t>Nau</w:t>
            </w:r>
          </w:p>
        </w:tc>
        <w:tc>
          <w:tcPr>
            <w:tcW w:w="3030" w:type="dxa"/>
          </w:tcPr>
          <w:p w14:paraId="4930285E"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5789839A" w14:textId="77777777" w:rsidR="009E7195" w:rsidRDefault="00A367DA">
            <w:pPr>
              <w:pStyle w:val="TableParagraph"/>
              <w:spacing w:before="24" w:line="227" w:lineRule="exact"/>
              <w:ind w:left="167"/>
            </w:pPr>
            <w:r>
              <w:rPr>
                <w:spacing w:val="-2"/>
              </w:rPr>
              <w:t>Virtual</w:t>
            </w:r>
          </w:p>
        </w:tc>
        <w:tc>
          <w:tcPr>
            <w:tcW w:w="819" w:type="dxa"/>
          </w:tcPr>
          <w:p w14:paraId="518A8289"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49BEA89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3255CAF9"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38D21E18" w14:textId="77777777">
        <w:trPr>
          <w:trHeight w:val="270"/>
        </w:trPr>
        <w:tc>
          <w:tcPr>
            <w:tcW w:w="1936" w:type="dxa"/>
          </w:tcPr>
          <w:p w14:paraId="7C9E58B9" w14:textId="77777777" w:rsidR="009E7195" w:rsidRDefault="009E7195">
            <w:pPr>
              <w:pStyle w:val="TableParagraph"/>
              <w:rPr>
                <w:rFonts w:ascii="Times New Roman"/>
                <w:sz w:val="20"/>
              </w:rPr>
            </w:pPr>
          </w:p>
        </w:tc>
        <w:tc>
          <w:tcPr>
            <w:tcW w:w="3030" w:type="dxa"/>
          </w:tcPr>
          <w:p w14:paraId="61BEA7E4" w14:textId="77777777" w:rsidR="009E7195" w:rsidRDefault="00A367DA">
            <w:pPr>
              <w:pStyle w:val="TableParagraph"/>
              <w:spacing w:before="24" w:line="227" w:lineRule="exact"/>
              <w:ind w:left="123"/>
            </w:pPr>
            <w:r>
              <w:rPr>
                <w:spacing w:val="-2"/>
              </w:rPr>
              <w:t>Region</w:t>
            </w:r>
          </w:p>
        </w:tc>
        <w:tc>
          <w:tcPr>
            <w:tcW w:w="1405" w:type="dxa"/>
          </w:tcPr>
          <w:p w14:paraId="6A3BCB3D" w14:textId="77777777" w:rsidR="009E7195" w:rsidRDefault="009E7195">
            <w:pPr>
              <w:pStyle w:val="TableParagraph"/>
              <w:rPr>
                <w:rFonts w:ascii="Times New Roman"/>
                <w:sz w:val="20"/>
              </w:rPr>
            </w:pPr>
          </w:p>
        </w:tc>
        <w:tc>
          <w:tcPr>
            <w:tcW w:w="819" w:type="dxa"/>
          </w:tcPr>
          <w:p w14:paraId="12F0D534" w14:textId="77777777" w:rsidR="009E7195" w:rsidRDefault="009E7195">
            <w:pPr>
              <w:pStyle w:val="TableParagraph"/>
              <w:rPr>
                <w:rFonts w:ascii="Times New Roman"/>
                <w:sz w:val="20"/>
              </w:rPr>
            </w:pPr>
          </w:p>
        </w:tc>
        <w:tc>
          <w:tcPr>
            <w:tcW w:w="806" w:type="dxa"/>
          </w:tcPr>
          <w:p w14:paraId="3C2FF0E6" w14:textId="77777777" w:rsidR="009E7195" w:rsidRDefault="009E7195">
            <w:pPr>
              <w:pStyle w:val="TableParagraph"/>
              <w:rPr>
                <w:rFonts w:ascii="Times New Roman"/>
                <w:sz w:val="20"/>
              </w:rPr>
            </w:pPr>
          </w:p>
        </w:tc>
        <w:tc>
          <w:tcPr>
            <w:tcW w:w="808" w:type="dxa"/>
          </w:tcPr>
          <w:p w14:paraId="16398C90" w14:textId="77777777" w:rsidR="009E7195" w:rsidRDefault="009E7195">
            <w:pPr>
              <w:pStyle w:val="TableParagraph"/>
              <w:rPr>
                <w:rFonts w:ascii="Times New Roman"/>
                <w:sz w:val="20"/>
              </w:rPr>
            </w:pPr>
          </w:p>
        </w:tc>
      </w:tr>
      <w:tr w:rsidR="009E7195" w14:paraId="3F413C4A" w14:textId="77777777">
        <w:trPr>
          <w:trHeight w:val="270"/>
        </w:trPr>
        <w:tc>
          <w:tcPr>
            <w:tcW w:w="1936" w:type="dxa"/>
          </w:tcPr>
          <w:p w14:paraId="6FD957E1" w14:textId="77777777" w:rsidR="009E7195" w:rsidRDefault="00A367DA">
            <w:pPr>
              <w:pStyle w:val="TableParagraph"/>
              <w:spacing w:before="24" w:line="227" w:lineRule="exact"/>
              <w:ind w:left="119"/>
            </w:pPr>
            <w:r>
              <w:t>Andrea</w:t>
            </w:r>
            <w:r>
              <w:rPr>
                <w:spacing w:val="-9"/>
              </w:rPr>
              <w:t xml:space="preserve"> </w:t>
            </w:r>
            <w:r>
              <w:rPr>
                <w:spacing w:val="-2"/>
              </w:rPr>
              <w:t>Perreault</w:t>
            </w:r>
          </w:p>
        </w:tc>
        <w:tc>
          <w:tcPr>
            <w:tcW w:w="3030" w:type="dxa"/>
          </w:tcPr>
          <w:p w14:paraId="000D58CA" w14:textId="77777777" w:rsidR="009E7195" w:rsidRDefault="00A367DA">
            <w:pPr>
              <w:pStyle w:val="TableParagraph"/>
              <w:spacing w:before="24" w:line="227" w:lineRule="exact"/>
              <w:ind w:left="123"/>
            </w:pPr>
            <w:r>
              <w:t>DFO</w:t>
            </w:r>
            <w:r>
              <w:rPr>
                <w:spacing w:val="-8"/>
              </w:rPr>
              <w:t xml:space="preserve"> </w:t>
            </w:r>
            <w:r>
              <w:t>Science</w:t>
            </w:r>
            <w:r>
              <w:rPr>
                <w:spacing w:val="-7"/>
              </w:rPr>
              <w:t xml:space="preserve"> </w:t>
            </w:r>
            <w:r>
              <w:rPr>
                <w:spacing w:val="-10"/>
              </w:rPr>
              <w:t>-</w:t>
            </w:r>
          </w:p>
        </w:tc>
        <w:tc>
          <w:tcPr>
            <w:tcW w:w="1405" w:type="dxa"/>
          </w:tcPr>
          <w:p w14:paraId="1B13EF36" w14:textId="77777777" w:rsidR="009E7195" w:rsidRDefault="00A367DA">
            <w:pPr>
              <w:pStyle w:val="TableParagraph"/>
              <w:spacing w:before="24" w:line="227" w:lineRule="exact"/>
              <w:ind w:left="167"/>
            </w:pPr>
            <w:r>
              <w:rPr>
                <w:spacing w:val="-2"/>
              </w:rPr>
              <w:t>Virtual</w:t>
            </w:r>
          </w:p>
        </w:tc>
        <w:tc>
          <w:tcPr>
            <w:tcW w:w="819" w:type="dxa"/>
          </w:tcPr>
          <w:p w14:paraId="66CCBC70"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576609A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008D13E7"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E80F554" w14:textId="77777777">
        <w:trPr>
          <w:trHeight w:val="270"/>
        </w:trPr>
        <w:tc>
          <w:tcPr>
            <w:tcW w:w="1936" w:type="dxa"/>
          </w:tcPr>
          <w:p w14:paraId="44B2C5A4" w14:textId="77777777" w:rsidR="009E7195" w:rsidRDefault="009E7195">
            <w:pPr>
              <w:pStyle w:val="TableParagraph"/>
              <w:rPr>
                <w:rFonts w:ascii="Times New Roman"/>
                <w:sz w:val="20"/>
              </w:rPr>
            </w:pPr>
          </w:p>
        </w:tc>
        <w:tc>
          <w:tcPr>
            <w:tcW w:w="3030" w:type="dxa"/>
          </w:tcPr>
          <w:p w14:paraId="1954F2F5" w14:textId="77777777" w:rsidR="009E7195" w:rsidRDefault="00A367DA">
            <w:pPr>
              <w:pStyle w:val="TableParagraph"/>
              <w:spacing w:before="24" w:line="227" w:lineRule="exact"/>
              <w:ind w:left="123"/>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6AF95454" w14:textId="77777777" w:rsidR="009E7195" w:rsidRDefault="009E7195">
            <w:pPr>
              <w:pStyle w:val="TableParagraph"/>
              <w:rPr>
                <w:rFonts w:ascii="Times New Roman"/>
                <w:sz w:val="20"/>
              </w:rPr>
            </w:pPr>
          </w:p>
        </w:tc>
        <w:tc>
          <w:tcPr>
            <w:tcW w:w="819" w:type="dxa"/>
          </w:tcPr>
          <w:p w14:paraId="7A25049C" w14:textId="77777777" w:rsidR="009E7195" w:rsidRDefault="009E7195">
            <w:pPr>
              <w:pStyle w:val="TableParagraph"/>
              <w:rPr>
                <w:rFonts w:ascii="Times New Roman"/>
                <w:sz w:val="20"/>
              </w:rPr>
            </w:pPr>
          </w:p>
        </w:tc>
        <w:tc>
          <w:tcPr>
            <w:tcW w:w="806" w:type="dxa"/>
          </w:tcPr>
          <w:p w14:paraId="792EDCAA" w14:textId="77777777" w:rsidR="009E7195" w:rsidRDefault="009E7195">
            <w:pPr>
              <w:pStyle w:val="TableParagraph"/>
              <w:rPr>
                <w:rFonts w:ascii="Times New Roman"/>
                <w:sz w:val="20"/>
              </w:rPr>
            </w:pPr>
          </w:p>
        </w:tc>
        <w:tc>
          <w:tcPr>
            <w:tcW w:w="808" w:type="dxa"/>
          </w:tcPr>
          <w:p w14:paraId="15D459AD" w14:textId="77777777" w:rsidR="009E7195" w:rsidRDefault="009E7195">
            <w:pPr>
              <w:pStyle w:val="TableParagraph"/>
              <w:rPr>
                <w:rFonts w:ascii="Times New Roman"/>
                <w:sz w:val="20"/>
              </w:rPr>
            </w:pPr>
          </w:p>
        </w:tc>
      </w:tr>
      <w:tr w:rsidR="009E7195" w14:paraId="390233FA" w14:textId="77777777">
        <w:trPr>
          <w:trHeight w:val="270"/>
        </w:trPr>
        <w:tc>
          <w:tcPr>
            <w:tcW w:w="1936" w:type="dxa"/>
          </w:tcPr>
          <w:p w14:paraId="045042D4" w14:textId="77777777" w:rsidR="009E7195" w:rsidRDefault="009E7195">
            <w:pPr>
              <w:pStyle w:val="TableParagraph"/>
              <w:rPr>
                <w:rFonts w:ascii="Times New Roman"/>
                <w:sz w:val="20"/>
              </w:rPr>
            </w:pPr>
          </w:p>
        </w:tc>
        <w:tc>
          <w:tcPr>
            <w:tcW w:w="3030" w:type="dxa"/>
          </w:tcPr>
          <w:p w14:paraId="1620720B" w14:textId="77777777" w:rsidR="009E7195" w:rsidRDefault="00A367DA">
            <w:pPr>
              <w:pStyle w:val="TableParagraph"/>
              <w:spacing w:before="24" w:line="227" w:lineRule="exact"/>
              <w:ind w:left="123"/>
            </w:pPr>
            <w:r>
              <w:rPr>
                <w:spacing w:val="-2"/>
              </w:rPr>
              <w:t>Region</w:t>
            </w:r>
          </w:p>
        </w:tc>
        <w:tc>
          <w:tcPr>
            <w:tcW w:w="1405" w:type="dxa"/>
          </w:tcPr>
          <w:p w14:paraId="75C3DE38" w14:textId="77777777" w:rsidR="009E7195" w:rsidRDefault="009E7195">
            <w:pPr>
              <w:pStyle w:val="TableParagraph"/>
              <w:rPr>
                <w:rFonts w:ascii="Times New Roman"/>
                <w:sz w:val="20"/>
              </w:rPr>
            </w:pPr>
          </w:p>
        </w:tc>
        <w:tc>
          <w:tcPr>
            <w:tcW w:w="819" w:type="dxa"/>
          </w:tcPr>
          <w:p w14:paraId="7630FC75" w14:textId="77777777" w:rsidR="009E7195" w:rsidRDefault="009E7195">
            <w:pPr>
              <w:pStyle w:val="TableParagraph"/>
              <w:rPr>
                <w:rFonts w:ascii="Times New Roman"/>
                <w:sz w:val="20"/>
              </w:rPr>
            </w:pPr>
          </w:p>
        </w:tc>
        <w:tc>
          <w:tcPr>
            <w:tcW w:w="806" w:type="dxa"/>
          </w:tcPr>
          <w:p w14:paraId="505206EB" w14:textId="77777777" w:rsidR="009E7195" w:rsidRDefault="009E7195">
            <w:pPr>
              <w:pStyle w:val="TableParagraph"/>
              <w:rPr>
                <w:rFonts w:ascii="Times New Roman"/>
                <w:sz w:val="20"/>
              </w:rPr>
            </w:pPr>
          </w:p>
        </w:tc>
        <w:tc>
          <w:tcPr>
            <w:tcW w:w="808" w:type="dxa"/>
          </w:tcPr>
          <w:p w14:paraId="75E04D4B" w14:textId="77777777" w:rsidR="009E7195" w:rsidRDefault="009E7195">
            <w:pPr>
              <w:pStyle w:val="TableParagraph"/>
              <w:rPr>
                <w:rFonts w:ascii="Times New Roman"/>
                <w:sz w:val="20"/>
              </w:rPr>
            </w:pPr>
          </w:p>
        </w:tc>
      </w:tr>
      <w:tr w:rsidR="009E7195" w14:paraId="239057B0" w14:textId="77777777">
        <w:trPr>
          <w:trHeight w:val="270"/>
        </w:trPr>
        <w:tc>
          <w:tcPr>
            <w:tcW w:w="1936" w:type="dxa"/>
          </w:tcPr>
          <w:p w14:paraId="2490CFDE" w14:textId="77777777" w:rsidR="009E7195" w:rsidRDefault="00A367DA">
            <w:pPr>
              <w:pStyle w:val="TableParagraph"/>
              <w:spacing w:before="24" w:line="227" w:lineRule="exact"/>
              <w:ind w:left="119"/>
            </w:pPr>
            <w:r>
              <w:t>Hannah</w:t>
            </w:r>
            <w:r>
              <w:rPr>
                <w:spacing w:val="-9"/>
              </w:rPr>
              <w:t xml:space="preserve"> </w:t>
            </w:r>
            <w:proofErr w:type="spellStart"/>
            <w:r>
              <w:rPr>
                <w:spacing w:val="-2"/>
              </w:rPr>
              <w:t>Polaczek</w:t>
            </w:r>
            <w:proofErr w:type="spellEnd"/>
          </w:p>
        </w:tc>
        <w:tc>
          <w:tcPr>
            <w:tcW w:w="3030" w:type="dxa"/>
          </w:tcPr>
          <w:p w14:paraId="62834D84" w14:textId="77777777" w:rsidR="009E7195" w:rsidRDefault="00A367DA">
            <w:pPr>
              <w:pStyle w:val="TableParagraph"/>
              <w:spacing w:before="24" w:line="227" w:lineRule="exact"/>
              <w:ind w:left="123"/>
            </w:pPr>
            <w:r>
              <w:t>DFO</w:t>
            </w:r>
            <w:r>
              <w:rPr>
                <w:spacing w:val="-8"/>
              </w:rPr>
              <w:t xml:space="preserve"> </w:t>
            </w:r>
            <w:r>
              <w:t>Science</w:t>
            </w:r>
            <w:r>
              <w:rPr>
                <w:spacing w:val="-7"/>
              </w:rPr>
              <w:t xml:space="preserve"> </w:t>
            </w:r>
            <w:r>
              <w:rPr>
                <w:spacing w:val="-10"/>
              </w:rPr>
              <w:t>-</w:t>
            </w:r>
          </w:p>
        </w:tc>
        <w:tc>
          <w:tcPr>
            <w:tcW w:w="1405" w:type="dxa"/>
          </w:tcPr>
          <w:p w14:paraId="6241A0EF" w14:textId="77777777" w:rsidR="009E7195" w:rsidRDefault="00A367DA">
            <w:pPr>
              <w:pStyle w:val="TableParagraph"/>
              <w:spacing w:before="24" w:line="227" w:lineRule="exact"/>
              <w:ind w:left="167"/>
            </w:pPr>
            <w:r>
              <w:rPr>
                <w:spacing w:val="-2"/>
              </w:rPr>
              <w:t>Virtual</w:t>
            </w:r>
          </w:p>
        </w:tc>
        <w:tc>
          <w:tcPr>
            <w:tcW w:w="819" w:type="dxa"/>
          </w:tcPr>
          <w:p w14:paraId="0AC7E4D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31A1E04C"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A268A3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4085F713" w14:textId="77777777">
        <w:trPr>
          <w:trHeight w:val="270"/>
        </w:trPr>
        <w:tc>
          <w:tcPr>
            <w:tcW w:w="1936" w:type="dxa"/>
          </w:tcPr>
          <w:p w14:paraId="7380C543" w14:textId="77777777" w:rsidR="009E7195" w:rsidRDefault="009E7195">
            <w:pPr>
              <w:pStyle w:val="TableParagraph"/>
              <w:rPr>
                <w:rFonts w:ascii="Times New Roman"/>
                <w:sz w:val="20"/>
              </w:rPr>
            </w:pPr>
          </w:p>
        </w:tc>
        <w:tc>
          <w:tcPr>
            <w:tcW w:w="3030" w:type="dxa"/>
          </w:tcPr>
          <w:p w14:paraId="2E1CA2BD" w14:textId="77777777" w:rsidR="009E7195" w:rsidRDefault="00A367DA">
            <w:pPr>
              <w:pStyle w:val="TableParagraph"/>
              <w:spacing w:before="24" w:line="227" w:lineRule="exact"/>
              <w:ind w:left="123"/>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1B9BE8D5" w14:textId="77777777" w:rsidR="009E7195" w:rsidRDefault="009E7195">
            <w:pPr>
              <w:pStyle w:val="TableParagraph"/>
              <w:rPr>
                <w:rFonts w:ascii="Times New Roman"/>
                <w:sz w:val="20"/>
              </w:rPr>
            </w:pPr>
          </w:p>
        </w:tc>
        <w:tc>
          <w:tcPr>
            <w:tcW w:w="819" w:type="dxa"/>
          </w:tcPr>
          <w:p w14:paraId="473FE163" w14:textId="77777777" w:rsidR="009E7195" w:rsidRDefault="009E7195">
            <w:pPr>
              <w:pStyle w:val="TableParagraph"/>
              <w:rPr>
                <w:rFonts w:ascii="Times New Roman"/>
                <w:sz w:val="20"/>
              </w:rPr>
            </w:pPr>
          </w:p>
        </w:tc>
        <w:tc>
          <w:tcPr>
            <w:tcW w:w="806" w:type="dxa"/>
          </w:tcPr>
          <w:p w14:paraId="78B65AAB" w14:textId="77777777" w:rsidR="009E7195" w:rsidRDefault="009E7195">
            <w:pPr>
              <w:pStyle w:val="TableParagraph"/>
              <w:rPr>
                <w:rFonts w:ascii="Times New Roman"/>
                <w:sz w:val="20"/>
              </w:rPr>
            </w:pPr>
          </w:p>
        </w:tc>
        <w:tc>
          <w:tcPr>
            <w:tcW w:w="808" w:type="dxa"/>
          </w:tcPr>
          <w:p w14:paraId="06C14BCF" w14:textId="77777777" w:rsidR="009E7195" w:rsidRDefault="009E7195">
            <w:pPr>
              <w:pStyle w:val="TableParagraph"/>
              <w:rPr>
                <w:rFonts w:ascii="Times New Roman"/>
                <w:sz w:val="20"/>
              </w:rPr>
            </w:pPr>
          </w:p>
        </w:tc>
      </w:tr>
      <w:tr w:rsidR="009E7195" w14:paraId="35FF51BB" w14:textId="77777777">
        <w:trPr>
          <w:trHeight w:val="270"/>
        </w:trPr>
        <w:tc>
          <w:tcPr>
            <w:tcW w:w="1936" w:type="dxa"/>
          </w:tcPr>
          <w:p w14:paraId="6E647A8D" w14:textId="77777777" w:rsidR="009E7195" w:rsidRDefault="009E7195">
            <w:pPr>
              <w:pStyle w:val="TableParagraph"/>
              <w:rPr>
                <w:rFonts w:ascii="Times New Roman"/>
                <w:sz w:val="20"/>
              </w:rPr>
            </w:pPr>
          </w:p>
        </w:tc>
        <w:tc>
          <w:tcPr>
            <w:tcW w:w="3030" w:type="dxa"/>
          </w:tcPr>
          <w:p w14:paraId="1FBE6D95" w14:textId="77777777" w:rsidR="009E7195" w:rsidRDefault="00A367DA">
            <w:pPr>
              <w:pStyle w:val="TableParagraph"/>
              <w:spacing w:before="24" w:line="227" w:lineRule="exact"/>
              <w:ind w:left="123"/>
            </w:pPr>
            <w:r>
              <w:rPr>
                <w:spacing w:val="-2"/>
              </w:rPr>
              <w:t>Region</w:t>
            </w:r>
          </w:p>
        </w:tc>
        <w:tc>
          <w:tcPr>
            <w:tcW w:w="1405" w:type="dxa"/>
          </w:tcPr>
          <w:p w14:paraId="677EB86E" w14:textId="77777777" w:rsidR="009E7195" w:rsidRDefault="009E7195">
            <w:pPr>
              <w:pStyle w:val="TableParagraph"/>
              <w:rPr>
                <w:rFonts w:ascii="Times New Roman"/>
                <w:sz w:val="20"/>
              </w:rPr>
            </w:pPr>
          </w:p>
        </w:tc>
        <w:tc>
          <w:tcPr>
            <w:tcW w:w="819" w:type="dxa"/>
          </w:tcPr>
          <w:p w14:paraId="037642DC" w14:textId="77777777" w:rsidR="009E7195" w:rsidRDefault="009E7195">
            <w:pPr>
              <w:pStyle w:val="TableParagraph"/>
              <w:rPr>
                <w:rFonts w:ascii="Times New Roman"/>
                <w:sz w:val="20"/>
              </w:rPr>
            </w:pPr>
          </w:p>
        </w:tc>
        <w:tc>
          <w:tcPr>
            <w:tcW w:w="806" w:type="dxa"/>
          </w:tcPr>
          <w:p w14:paraId="6AEF9ECD" w14:textId="77777777" w:rsidR="009E7195" w:rsidRDefault="009E7195">
            <w:pPr>
              <w:pStyle w:val="TableParagraph"/>
              <w:rPr>
                <w:rFonts w:ascii="Times New Roman"/>
                <w:sz w:val="20"/>
              </w:rPr>
            </w:pPr>
          </w:p>
        </w:tc>
        <w:tc>
          <w:tcPr>
            <w:tcW w:w="808" w:type="dxa"/>
          </w:tcPr>
          <w:p w14:paraId="05AC171C" w14:textId="77777777" w:rsidR="009E7195" w:rsidRDefault="009E7195">
            <w:pPr>
              <w:pStyle w:val="TableParagraph"/>
              <w:rPr>
                <w:rFonts w:ascii="Times New Roman"/>
                <w:sz w:val="20"/>
              </w:rPr>
            </w:pPr>
          </w:p>
        </w:tc>
      </w:tr>
      <w:tr w:rsidR="009E7195" w14:paraId="4FC9B77D" w14:textId="77777777">
        <w:trPr>
          <w:trHeight w:val="270"/>
        </w:trPr>
        <w:tc>
          <w:tcPr>
            <w:tcW w:w="1936" w:type="dxa"/>
          </w:tcPr>
          <w:p w14:paraId="1EEF547E" w14:textId="77777777" w:rsidR="009E7195" w:rsidRDefault="00A367DA">
            <w:pPr>
              <w:pStyle w:val="TableParagraph"/>
              <w:spacing w:before="24" w:line="227" w:lineRule="exact"/>
              <w:ind w:left="119"/>
            </w:pPr>
            <w:r>
              <w:t>Gregory</w:t>
            </w:r>
            <w:r>
              <w:rPr>
                <w:spacing w:val="-3"/>
              </w:rPr>
              <w:t xml:space="preserve"> </w:t>
            </w:r>
            <w:r>
              <w:rPr>
                <w:spacing w:val="-2"/>
              </w:rPr>
              <w:t>Puncher</w:t>
            </w:r>
          </w:p>
        </w:tc>
        <w:tc>
          <w:tcPr>
            <w:tcW w:w="3030" w:type="dxa"/>
          </w:tcPr>
          <w:p w14:paraId="5E892C48"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4F749D13"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47BAB05A"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600C4D5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53005BAC"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CC2CCD6" w14:textId="77777777">
        <w:trPr>
          <w:trHeight w:val="270"/>
        </w:trPr>
        <w:tc>
          <w:tcPr>
            <w:tcW w:w="1936" w:type="dxa"/>
          </w:tcPr>
          <w:p w14:paraId="089126BB" w14:textId="77777777" w:rsidR="009E7195" w:rsidRDefault="009E7195">
            <w:pPr>
              <w:pStyle w:val="TableParagraph"/>
              <w:rPr>
                <w:rFonts w:ascii="Times New Roman"/>
                <w:sz w:val="20"/>
              </w:rPr>
            </w:pPr>
          </w:p>
        </w:tc>
        <w:tc>
          <w:tcPr>
            <w:tcW w:w="3030" w:type="dxa"/>
          </w:tcPr>
          <w:p w14:paraId="43879220" w14:textId="77777777" w:rsidR="009E7195" w:rsidRDefault="00A367DA">
            <w:pPr>
              <w:pStyle w:val="TableParagraph"/>
              <w:spacing w:before="24" w:line="227" w:lineRule="exact"/>
              <w:ind w:left="123"/>
            </w:pPr>
            <w:r>
              <w:rPr>
                <w:spacing w:val="-2"/>
              </w:rPr>
              <w:t>Region</w:t>
            </w:r>
          </w:p>
        </w:tc>
        <w:tc>
          <w:tcPr>
            <w:tcW w:w="1405" w:type="dxa"/>
          </w:tcPr>
          <w:p w14:paraId="42FDA653" w14:textId="77777777" w:rsidR="009E7195" w:rsidRDefault="009E7195">
            <w:pPr>
              <w:pStyle w:val="TableParagraph"/>
              <w:rPr>
                <w:rFonts w:ascii="Times New Roman"/>
                <w:sz w:val="20"/>
              </w:rPr>
            </w:pPr>
          </w:p>
        </w:tc>
        <w:tc>
          <w:tcPr>
            <w:tcW w:w="819" w:type="dxa"/>
          </w:tcPr>
          <w:p w14:paraId="17E289AF" w14:textId="77777777" w:rsidR="009E7195" w:rsidRDefault="009E7195">
            <w:pPr>
              <w:pStyle w:val="TableParagraph"/>
              <w:rPr>
                <w:rFonts w:ascii="Times New Roman"/>
                <w:sz w:val="20"/>
              </w:rPr>
            </w:pPr>
          </w:p>
        </w:tc>
        <w:tc>
          <w:tcPr>
            <w:tcW w:w="806" w:type="dxa"/>
          </w:tcPr>
          <w:p w14:paraId="68C8B5A5" w14:textId="77777777" w:rsidR="009E7195" w:rsidRDefault="009E7195">
            <w:pPr>
              <w:pStyle w:val="TableParagraph"/>
              <w:rPr>
                <w:rFonts w:ascii="Times New Roman"/>
                <w:sz w:val="20"/>
              </w:rPr>
            </w:pPr>
          </w:p>
        </w:tc>
        <w:tc>
          <w:tcPr>
            <w:tcW w:w="808" w:type="dxa"/>
          </w:tcPr>
          <w:p w14:paraId="76ED682F" w14:textId="77777777" w:rsidR="009E7195" w:rsidRDefault="009E7195">
            <w:pPr>
              <w:pStyle w:val="TableParagraph"/>
              <w:rPr>
                <w:rFonts w:ascii="Times New Roman"/>
                <w:sz w:val="20"/>
              </w:rPr>
            </w:pPr>
          </w:p>
        </w:tc>
      </w:tr>
      <w:tr w:rsidR="009E7195" w14:paraId="4B71F3DE" w14:textId="77777777">
        <w:trPr>
          <w:trHeight w:val="270"/>
        </w:trPr>
        <w:tc>
          <w:tcPr>
            <w:tcW w:w="1936" w:type="dxa"/>
          </w:tcPr>
          <w:p w14:paraId="2838E7AA" w14:textId="77777777" w:rsidR="009E7195" w:rsidRDefault="00A367DA">
            <w:pPr>
              <w:pStyle w:val="TableParagraph"/>
              <w:spacing w:before="24" w:line="227" w:lineRule="exact"/>
              <w:ind w:left="119"/>
            </w:pPr>
            <w:r>
              <w:rPr>
                <w:spacing w:val="-2"/>
              </w:rPr>
              <w:t>Catriona</w:t>
            </w:r>
          </w:p>
        </w:tc>
        <w:tc>
          <w:tcPr>
            <w:tcW w:w="3030" w:type="dxa"/>
          </w:tcPr>
          <w:p w14:paraId="2A1C27E5"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5" w:type="dxa"/>
          </w:tcPr>
          <w:p w14:paraId="15334C71" w14:textId="77777777" w:rsidR="009E7195" w:rsidRDefault="00A367DA">
            <w:pPr>
              <w:pStyle w:val="TableParagraph"/>
              <w:spacing w:before="24" w:line="227" w:lineRule="exact"/>
              <w:ind w:left="167"/>
            </w:pPr>
            <w:r>
              <w:rPr>
                <w:spacing w:val="-2"/>
              </w:rPr>
              <w:t>Virtual</w:t>
            </w:r>
          </w:p>
        </w:tc>
        <w:tc>
          <w:tcPr>
            <w:tcW w:w="819" w:type="dxa"/>
          </w:tcPr>
          <w:p w14:paraId="6C08532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166A0F27"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7DD40FE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659A96B5" w14:textId="77777777">
        <w:trPr>
          <w:trHeight w:val="270"/>
        </w:trPr>
        <w:tc>
          <w:tcPr>
            <w:tcW w:w="1936" w:type="dxa"/>
          </w:tcPr>
          <w:p w14:paraId="6DA57046" w14:textId="77777777" w:rsidR="009E7195" w:rsidRDefault="00A367DA">
            <w:pPr>
              <w:pStyle w:val="TableParagraph"/>
              <w:spacing w:before="24" w:line="227" w:lineRule="exact"/>
              <w:ind w:left="119"/>
            </w:pPr>
            <w:proofErr w:type="spellStart"/>
            <w:r>
              <w:rPr>
                <w:spacing w:val="-2"/>
              </w:rPr>
              <w:t>Regnier</w:t>
            </w:r>
            <w:proofErr w:type="spellEnd"/>
            <w:r>
              <w:rPr>
                <w:spacing w:val="-2"/>
              </w:rPr>
              <w:t>-McKellar</w:t>
            </w:r>
          </w:p>
        </w:tc>
        <w:tc>
          <w:tcPr>
            <w:tcW w:w="3030" w:type="dxa"/>
          </w:tcPr>
          <w:p w14:paraId="7ED12B75" w14:textId="77777777" w:rsidR="009E7195" w:rsidRDefault="00A367DA">
            <w:pPr>
              <w:pStyle w:val="TableParagraph"/>
              <w:spacing w:before="24" w:line="227" w:lineRule="exact"/>
              <w:ind w:left="123"/>
            </w:pPr>
            <w:r>
              <w:rPr>
                <w:spacing w:val="-2"/>
              </w:rPr>
              <w:t>Region</w:t>
            </w:r>
          </w:p>
        </w:tc>
        <w:tc>
          <w:tcPr>
            <w:tcW w:w="1405" w:type="dxa"/>
          </w:tcPr>
          <w:p w14:paraId="397D156D" w14:textId="77777777" w:rsidR="009E7195" w:rsidRDefault="009E7195">
            <w:pPr>
              <w:pStyle w:val="TableParagraph"/>
              <w:rPr>
                <w:rFonts w:ascii="Times New Roman"/>
                <w:sz w:val="20"/>
              </w:rPr>
            </w:pPr>
          </w:p>
        </w:tc>
        <w:tc>
          <w:tcPr>
            <w:tcW w:w="819" w:type="dxa"/>
          </w:tcPr>
          <w:p w14:paraId="0EABBC0F" w14:textId="77777777" w:rsidR="009E7195" w:rsidRDefault="009E7195">
            <w:pPr>
              <w:pStyle w:val="TableParagraph"/>
              <w:rPr>
                <w:rFonts w:ascii="Times New Roman"/>
                <w:sz w:val="20"/>
              </w:rPr>
            </w:pPr>
          </w:p>
        </w:tc>
        <w:tc>
          <w:tcPr>
            <w:tcW w:w="806" w:type="dxa"/>
          </w:tcPr>
          <w:p w14:paraId="6D5A4D89" w14:textId="77777777" w:rsidR="009E7195" w:rsidRDefault="009E7195">
            <w:pPr>
              <w:pStyle w:val="TableParagraph"/>
              <w:rPr>
                <w:rFonts w:ascii="Times New Roman"/>
                <w:sz w:val="20"/>
              </w:rPr>
            </w:pPr>
          </w:p>
        </w:tc>
        <w:tc>
          <w:tcPr>
            <w:tcW w:w="808" w:type="dxa"/>
          </w:tcPr>
          <w:p w14:paraId="3C5D628D" w14:textId="77777777" w:rsidR="009E7195" w:rsidRDefault="009E7195">
            <w:pPr>
              <w:pStyle w:val="TableParagraph"/>
              <w:rPr>
                <w:rFonts w:ascii="Times New Roman"/>
                <w:sz w:val="20"/>
              </w:rPr>
            </w:pPr>
          </w:p>
        </w:tc>
      </w:tr>
      <w:tr w:rsidR="009E7195" w14:paraId="5224EAB7" w14:textId="77777777">
        <w:trPr>
          <w:trHeight w:val="270"/>
        </w:trPr>
        <w:tc>
          <w:tcPr>
            <w:tcW w:w="1936" w:type="dxa"/>
          </w:tcPr>
          <w:p w14:paraId="769495A3" w14:textId="77777777" w:rsidR="009E7195" w:rsidRDefault="00A367DA">
            <w:pPr>
              <w:pStyle w:val="TableParagraph"/>
              <w:spacing w:before="24" w:line="227" w:lineRule="exact"/>
              <w:ind w:left="119"/>
            </w:pPr>
            <w:r>
              <w:t>Daniel</w:t>
            </w:r>
            <w:r>
              <w:rPr>
                <w:spacing w:val="-8"/>
              </w:rPr>
              <w:t xml:space="preserve"> </w:t>
            </w:r>
            <w:r>
              <w:rPr>
                <w:spacing w:val="-2"/>
              </w:rPr>
              <w:t>Ricard</w:t>
            </w:r>
          </w:p>
        </w:tc>
        <w:tc>
          <w:tcPr>
            <w:tcW w:w="3030" w:type="dxa"/>
          </w:tcPr>
          <w:p w14:paraId="3D3D8008"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7B658972"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0156D2C1"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7ADFDECC"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79732A2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E037BFE" w14:textId="77777777">
        <w:trPr>
          <w:trHeight w:val="270"/>
        </w:trPr>
        <w:tc>
          <w:tcPr>
            <w:tcW w:w="1936" w:type="dxa"/>
          </w:tcPr>
          <w:p w14:paraId="6D4D5282" w14:textId="77777777" w:rsidR="009E7195" w:rsidRDefault="00A367DA">
            <w:pPr>
              <w:pStyle w:val="TableParagraph"/>
              <w:spacing w:before="24" w:line="227" w:lineRule="exact"/>
              <w:ind w:left="119"/>
            </w:pPr>
            <w:proofErr w:type="spellStart"/>
            <w:r>
              <w:t>Kierstyn</w:t>
            </w:r>
            <w:proofErr w:type="spellEnd"/>
            <w:r>
              <w:rPr>
                <w:spacing w:val="-9"/>
              </w:rPr>
              <w:t xml:space="preserve"> </w:t>
            </w:r>
            <w:r>
              <w:rPr>
                <w:spacing w:val="-2"/>
              </w:rPr>
              <w:t>Rideout</w:t>
            </w:r>
          </w:p>
        </w:tc>
        <w:tc>
          <w:tcPr>
            <w:tcW w:w="3030" w:type="dxa"/>
          </w:tcPr>
          <w:p w14:paraId="4A6331DF" w14:textId="77777777" w:rsidR="009E7195" w:rsidRDefault="00A367DA">
            <w:pPr>
              <w:pStyle w:val="TableParagraph"/>
              <w:spacing w:before="24" w:line="227" w:lineRule="exact"/>
              <w:ind w:left="123"/>
            </w:pPr>
            <w:r>
              <w:t>DFO</w:t>
            </w:r>
            <w:r>
              <w:rPr>
                <w:spacing w:val="-8"/>
              </w:rPr>
              <w:t xml:space="preserve"> </w:t>
            </w:r>
            <w:r>
              <w:t>Science</w:t>
            </w:r>
            <w:r>
              <w:rPr>
                <w:spacing w:val="-7"/>
              </w:rPr>
              <w:t xml:space="preserve"> </w:t>
            </w:r>
            <w:r>
              <w:rPr>
                <w:spacing w:val="-10"/>
              </w:rPr>
              <w:t>-</w:t>
            </w:r>
          </w:p>
        </w:tc>
        <w:tc>
          <w:tcPr>
            <w:tcW w:w="1405" w:type="dxa"/>
          </w:tcPr>
          <w:p w14:paraId="5A7D2089"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0D561086"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39C4959C"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45AC4C9A"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AC7BDDA" w14:textId="77777777">
        <w:trPr>
          <w:trHeight w:val="270"/>
        </w:trPr>
        <w:tc>
          <w:tcPr>
            <w:tcW w:w="1936" w:type="dxa"/>
          </w:tcPr>
          <w:p w14:paraId="66B8CD7C" w14:textId="77777777" w:rsidR="009E7195" w:rsidRDefault="009E7195">
            <w:pPr>
              <w:pStyle w:val="TableParagraph"/>
              <w:rPr>
                <w:rFonts w:ascii="Times New Roman"/>
                <w:sz w:val="20"/>
              </w:rPr>
            </w:pPr>
          </w:p>
        </w:tc>
        <w:tc>
          <w:tcPr>
            <w:tcW w:w="3030" w:type="dxa"/>
          </w:tcPr>
          <w:p w14:paraId="5AB004F5" w14:textId="77777777" w:rsidR="009E7195" w:rsidRDefault="00A367DA">
            <w:pPr>
              <w:pStyle w:val="TableParagraph"/>
              <w:spacing w:before="24" w:line="227" w:lineRule="exact"/>
              <w:ind w:left="123"/>
            </w:pPr>
            <w:r>
              <w:rPr>
                <w:spacing w:val="-2"/>
              </w:rPr>
              <w:t>Newfoundland</w:t>
            </w:r>
            <w:r>
              <w:rPr>
                <w:spacing w:val="-1"/>
              </w:rPr>
              <w:t xml:space="preserve"> </w:t>
            </w:r>
            <w:r>
              <w:rPr>
                <w:spacing w:val="-2"/>
              </w:rPr>
              <w:t>and</w:t>
            </w:r>
            <w:r>
              <w:rPr>
                <w:spacing w:val="-1"/>
              </w:rPr>
              <w:t xml:space="preserve"> </w:t>
            </w:r>
            <w:r>
              <w:rPr>
                <w:spacing w:val="-2"/>
              </w:rPr>
              <w:t>Labrador</w:t>
            </w:r>
          </w:p>
        </w:tc>
        <w:tc>
          <w:tcPr>
            <w:tcW w:w="1405" w:type="dxa"/>
          </w:tcPr>
          <w:p w14:paraId="2DBB0EF6" w14:textId="77777777" w:rsidR="009E7195" w:rsidRDefault="009E7195">
            <w:pPr>
              <w:pStyle w:val="TableParagraph"/>
              <w:rPr>
                <w:rFonts w:ascii="Times New Roman"/>
                <w:sz w:val="20"/>
              </w:rPr>
            </w:pPr>
          </w:p>
        </w:tc>
        <w:tc>
          <w:tcPr>
            <w:tcW w:w="819" w:type="dxa"/>
          </w:tcPr>
          <w:p w14:paraId="7C39B2AE" w14:textId="77777777" w:rsidR="009E7195" w:rsidRDefault="009E7195">
            <w:pPr>
              <w:pStyle w:val="TableParagraph"/>
              <w:rPr>
                <w:rFonts w:ascii="Times New Roman"/>
                <w:sz w:val="20"/>
              </w:rPr>
            </w:pPr>
          </w:p>
        </w:tc>
        <w:tc>
          <w:tcPr>
            <w:tcW w:w="806" w:type="dxa"/>
          </w:tcPr>
          <w:p w14:paraId="4C88A9B5" w14:textId="77777777" w:rsidR="009E7195" w:rsidRDefault="009E7195">
            <w:pPr>
              <w:pStyle w:val="TableParagraph"/>
              <w:rPr>
                <w:rFonts w:ascii="Times New Roman"/>
                <w:sz w:val="20"/>
              </w:rPr>
            </w:pPr>
          </w:p>
        </w:tc>
        <w:tc>
          <w:tcPr>
            <w:tcW w:w="808" w:type="dxa"/>
          </w:tcPr>
          <w:p w14:paraId="31E35F32" w14:textId="77777777" w:rsidR="009E7195" w:rsidRDefault="009E7195">
            <w:pPr>
              <w:pStyle w:val="TableParagraph"/>
              <w:rPr>
                <w:rFonts w:ascii="Times New Roman"/>
                <w:sz w:val="20"/>
              </w:rPr>
            </w:pPr>
          </w:p>
        </w:tc>
      </w:tr>
      <w:tr w:rsidR="009E7195" w14:paraId="7BFEF34E" w14:textId="77777777">
        <w:trPr>
          <w:trHeight w:val="270"/>
        </w:trPr>
        <w:tc>
          <w:tcPr>
            <w:tcW w:w="1936" w:type="dxa"/>
          </w:tcPr>
          <w:p w14:paraId="5BCB5957" w14:textId="77777777" w:rsidR="009E7195" w:rsidRDefault="009E7195">
            <w:pPr>
              <w:pStyle w:val="TableParagraph"/>
              <w:rPr>
                <w:rFonts w:ascii="Times New Roman"/>
                <w:sz w:val="20"/>
              </w:rPr>
            </w:pPr>
          </w:p>
        </w:tc>
        <w:tc>
          <w:tcPr>
            <w:tcW w:w="3030" w:type="dxa"/>
          </w:tcPr>
          <w:p w14:paraId="232F5645" w14:textId="77777777" w:rsidR="009E7195" w:rsidRDefault="00A367DA">
            <w:pPr>
              <w:pStyle w:val="TableParagraph"/>
              <w:spacing w:before="24" w:line="227" w:lineRule="exact"/>
              <w:ind w:left="123"/>
            </w:pPr>
            <w:r>
              <w:rPr>
                <w:spacing w:val="-2"/>
              </w:rPr>
              <w:t>Region</w:t>
            </w:r>
          </w:p>
        </w:tc>
        <w:tc>
          <w:tcPr>
            <w:tcW w:w="1405" w:type="dxa"/>
          </w:tcPr>
          <w:p w14:paraId="6A0D4B9D" w14:textId="77777777" w:rsidR="009E7195" w:rsidRDefault="009E7195">
            <w:pPr>
              <w:pStyle w:val="TableParagraph"/>
              <w:rPr>
                <w:rFonts w:ascii="Times New Roman"/>
                <w:sz w:val="20"/>
              </w:rPr>
            </w:pPr>
          </w:p>
        </w:tc>
        <w:tc>
          <w:tcPr>
            <w:tcW w:w="819" w:type="dxa"/>
          </w:tcPr>
          <w:p w14:paraId="1B1AA8DE" w14:textId="77777777" w:rsidR="009E7195" w:rsidRDefault="009E7195">
            <w:pPr>
              <w:pStyle w:val="TableParagraph"/>
              <w:rPr>
                <w:rFonts w:ascii="Times New Roman"/>
                <w:sz w:val="20"/>
              </w:rPr>
            </w:pPr>
          </w:p>
        </w:tc>
        <w:tc>
          <w:tcPr>
            <w:tcW w:w="806" w:type="dxa"/>
          </w:tcPr>
          <w:p w14:paraId="68CD1687" w14:textId="77777777" w:rsidR="009E7195" w:rsidRDefault="009E7195">
            <w:pPr>
              <w:pStyle w:val="TableParagraph"/>
              <w:rPr>
                <w:rFonts w:ascii="Times New Roman"/>
                <w:sz w:val="20"/>
              </w:rPr>
            </w:pPr>
          </w:p>
        </w:tc>
        <w:tc>
          <w:tcPr>
            <w:tcW w:w="808" w:type="dxa"/>
          </w:tcPr>
          <w:p w14:paraId="1EE616A1" w14:textId="77777777" w:rsidR="009E7195" w:rsidRDefault="009E7195">
            <w:pPr>
              <w:pStyle w:val="TableParagraph"/>
              <w:rPr>
                <w:rFonts w:ascii="Times New Roman"/>
                <w:sz w:val="20"/>
              </w:rPr>
            </w:pPr>
          </w:p>
        </w:tc>
      </w:tr>
      <w:tr w:rsidR="009E7195" w14:paraId="7FB5A0ED" w14:textId="77777777">
        <w:trPr>
          <w:trHeight w:val="270"/>
        </w:trPr>
        <w:tc>
          <w:tcPr>
            <w:tcW w:w="1936" w:type="dxa"/>
          </w:tcPr>
          <w:p w14:paraId="7EC8E8D9" w14:textId="77777777" w:rsidR="009E7195" w:rsidRDefault="00A367DA">
            <w:pPr>
              <w:pStyle w:val="TableParagraph"/>
              <w:spacing w:before="24" w:line="227" w:lineRule="exact"/>
              <w:ind w:left="119"/>
            </w:pPr>
            <w:r>
              <w:t>Karen</w:t>
            </w:r>
            <w:r>
              <w:rPr>
                <w:spacing w:val="-7"/>
              </w:rPr>
              <w:t xml:space="preserve"> </w:t>
            </w:r>
            <w:r>
              <w:rPr>
                <w:spacing w:val="-2"/>
              </w:rPr>
              <w:t>Robertson</w:t>
            </w:r>
          </w:p>
        </w:tc>
        <w:tc>
          <w:tcPr>
            <w:tcW w:w="3030" w:type="dxa"/>
          </w:tcPr>
          <w:p w14:paraId="7C99D439"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346F979A"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3817C364"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02AFA20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6E6CF90"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067E84B8" w14:textId="77777777">
        <w:trPr>
          <w:trHeight w:val="270"/>
        </w:trPr>
        <w:tc>
          <w:tcPr>
            <w:tcW w:w="1936" w:type="dxa"/>
          </w:tcPr>
          <w:p w14:paraId="75EB9E3A" w14:textId="77777777" w:rsidR="009E7195" w:rsidRDefault="00A367DA">
            <w:pPr>
              <w:pStyle w:val="TableParagraph"/>
              <w:spacing w:before="24" w:line="227" w:lineRule="exact"/>
              <w:ind w:left="119"/>
            </w:pPr>
            <w:r>
              <w:t>Sylvie</w:t>
            </w:r>
            <w:r>
              <w:rPr>
                <w:spacing w:val="-7"/>
              </w:rPr>
              <w:t xml:space="preserve"> </w:t>
            </w:r>
            <w:r>
              <w:rPr>
                <w:spacing w:val="-2"/>
              </w:rPr>
              <w:t>Robichaud</w:t>
            </w:r>
          </w:p>
        </w:tc>
        <w:tc>
          <w:tcPr>
            <w:tcW w:w="3030" w:type="dxa"/>
          </w:tcPr>
          <w:p w14:paraId="6B221A44"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1656A502"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1504EC69"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78EE31D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64FAD9B3"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1450A21A" w14:textId="77777777">
        <w:trPr>
          <w:trHeight w:val="270"/>
        </w:trPr>
        <w:tc>
          <w:tcPr>
            <w:tcW w:w="1936" w:type="dxa"/>
          </w:tcPr>
          <w:p w14:paraId="3EB62E68" w14:textId="77777777" w:rsidR="009E7195" w:rsidRDefault="00A367DA">
            <w:pPr>
              <w:pStyle w:val="TableParagraph"/>
              <w:spacing w:before="24" w:line="227" w:lineRule="exact"/>
              <w:ind w:left="119"/>
            </w:pPr>
            <w:r>
              <w:t>Nicolas</w:t>
            </w:r>
            <w:r>
              <w:rPr>
                <w:spacing w:val="-9"/>
              </w:rPr>
              <w:t xml:space="preserve"> </w:t>
            </w:r>
            <w:r>
              <w:rPr>
                <w:spacing w:val="-2"/>
              </w:rPr>
              <w:t>Rolland</w:t>
            </w:r>
          </w:p>
        </w:tc>
        <w:tc>
          <w:tcPr>
            <w:tcW w:w="3030" w:type="dxa"/>
          </w:tcPr>
          <w:p w14:paraId="6E1F2205"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5" w:type="dxa"/>
          </w:tcPr>
          <w:p w14:paraId="3B691CA4" w14:textId="77777777" w:rsidR="009E7195" w:rsidRDefault="00A367DA">
            <w:pPr>
              <w:pStyle w:val="TableParagraph"/>
              <w:spacing w:before="24" w:line="227" w:lineRule="exact"/>
              <w:ind w:left="167"/>
            </w:pPr>
            <w:r>
              <w:t>In</w:t>
            </w:r>
            <w:r>
              <w:rPr>
                <w:spacing w:val="-3"/>
              </w:rPr>
              <w:t xml:space="preserve"> </w:t>
            </w:r>
            <w:r>
              <w:rPr>
                <w:spacing w:val="-2"/>
              </w:rPr>
              <w:t>person</w:t>
            </w:r>
          </w:p>
        </w:tc>
        <w:tc>
          <w:tcPr>
            <w:tcW w:w="819" w:type="dxa"/>
          </w:tcPr>
          <w:p w14:paraId="4A7C9F1D"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29F0E5B7"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19A97094"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466E3ED" w14:textId="77777777">
        <w:trPr>
          <w:trHeight w:val="270"/>
        </w:trPr>
        <w:tc>
          <w:tcPr>
            <w:tcW w:w="1936" w:type="dxa"/>
          </w:tcPr>
          <w:p w14:paraId="74678C18" w14:textId="77777777" w:rsidR="009E7195" w:rsidRDefault="00A367DA">
            <w:pPr>
              <w:pStyle w:val="TableParagraph"/>
              <w:spacing w:before="24" w:line="227" w:lineRule="exact"/>
              <w:ind w:left="119"/>
            </w:pPr>
            <w:r>
              <w:t>Chelsea</w:t>
            </w:r>
            <w:r>
              <w:rPr>
                <w:spacing w:val="-10"/>
              </w:rPr>
              <w:t xml:space="preserve"> </w:t>
            </w:r>
            <w:proofErr w:type="spellStart"/>
            <w:r>
              <w:rPr>
                <w:spacing w:val="-2"/>
              </w:rPr>
              <w:t>Rothkop</w:t>
            </w:r>
            <w:proofErr w:type="spellEnd"/>
          </w:p>
        </w:tc>
        <w:tc>
          <w:tcPr>
            <w:tcW w:w="3030" w:type="dxa"/>
          </w:tcPr>
          <w:p w14:paraId="43766DF4" w14:textId="77777777" w:rsidR="009E7195" w:rsidRDefault="00A367DA">
            <w:pPr>
              <w:pStyle w:val="TableParagraph"/>
              <w:spacing w:before="24" w:line="227" w:lineRule="exact"/>
              <w:ind w:left="12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5" w:type="dxa"/>
          </w:tcPr>
          <w:p w14:paraId="3164FF96" w14:textId="77777777" w:rsidR="009E7195" w:rsidRDefault="00A367DA">
            <w:pPr>
              <w:pStyle w:val="TableParagraph"/>
              <w:spacing w:before="24" w:line="227" w:lineRule="exact"/>
              <w:ind w:left="167"/>
            </w:pPr>
            <w:r>
              <w:rPr>
                <w:spacing w:val="-2"/>
              </w:rPr>
              <w:t>Virtual</w:t>
            </w:r>
          </w:p>
        </w:tc>
        <w:tc>
          <w:tcPr>
            <w:tcW w:w="819" w:type="dxa"/>
          </w:tcPr>
          <w:p w14:paraId="0AADDE15" w14:textId="77777777" w:rsidR="009E7195" w:rsidRDefault="00A367DA">
            <w:pPr>
              <w:pStyle w:val="TableParagraph"/>
              <w:spacing w:line="251" w:lineRule="exact"/>
              <w:ind w:left="135"/>
              <w:rPr>
                <w:rFonts w:ascii="Segoe UI Symbol" w:hAnsi="Segoe UI Symbol"/>
              </w:rPr>
            </w:pPr>
            <w:r>
              <w:rPr>
                <w:rFonts w:ascii="Segoe UI Symbol" w:hAnsi="Segoe UI Symbol"/>
                <w:w w:val="110"/>
              </w:rPr>
              <w:t>✓</w:t>
            </w:r>
          </w:p>
        </w:tc>
        <w:tc>
          <w:tcPr>
            <w:tcW w:w="806" w:type="dxa"/>
          </w:tcPr>
          <w:p w14:paraId="4B2D9522"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c>
          <w:tcPr>
            <w:tcW w:w="808" w:type="dxa"/>
          </w:tcPr>
          <w:p w14:paraId="2EBF1A76" w14:textId="77777777" w:rsidR="009E7195" w:rsidRDefault="00A367DA">
            <w:pPr>
              <w:pStyle w:val="TableParagraph"/>
              <w:spacing w:line="251" w:lineRule="exact"/>
              <w:ind w:left="122"/>
              <w:rPr>
                <w:rFonts w:ascii="Segoe UI Symbol" w:hAnsi="Segoe UI Symbol"/>
              </w:rPr>
            </w:pPr>
            <w:r>
              <w:rPr>
                <w:rFonts w:ascii="Segoe UI Symbol" w:hAnsi="Segoe UI Symbol"/>
                <w:w w:val="110"/>
              </w:rPr>
              <w:t>✓</w:t>
            </w:r>
          </w:p>
        </w:tc>
      </w:tr>
      <w:tr w:rsidR="009E7195" w14:paraId="736FC671" w14:textId="77777777">
        <w:trPr>
          <w:trHeight w:val="288"/>
        </w:trPr>
        <w:tc>
          <w:tcPr>
            <w:tcW w:w="1936" w:type="dxa"/>
            <w:tcBorders>
              <w:bottom w:val="single" w:sz="4" w:space="0" w:color="000000"/>
            </w:tcBorders>
          </w:tcPr>
          <w:p w14:paraId="2A42EABE" w14:textId="77777777" w:rsidR="009E7195" w:rsidRDefault="009E7195">
            <w:pPr>
              <w:pStyle w:val="TableParagraph"/>
              <w:rPr>
                <w:rFonts w:ascii="Times New Roman"/>
                <w:sz w:val="20"/>
              </w:rPr>
            </w:pPr>
          </w:p>
        </w:tc>
        <w:tc>
          <w:tcPr>
            <w:tcW w:w="3030" w:type="dxa"/>
            <w:tcBorders>
              <w:bottom w:val="single" w:sz="4" w:space="0" w:color="000000"/>
            </w:tcBorders>
          </w:tcPr>
          <w:p w14:paraId="64344760" w14:textId="77777777" w:rsidR="009E7195" w:rsidRDefault="00A367DA">
            <w:pPr>
              <w:pStyle w:val="TableParagraph"/>
              <w:spacing w:before="24" w:line="244" w:lineRule="exact"/>
              <w:ind w:left="123"/>
            </w:pPr>
            <w:r>
              <w:rPr>
                <w:spacing w:val="-2"/>
              </w:rPr>
              <w:t>Region</w:t>
            </w:r>
          </w:p>
        </w:tc>
        <w:tc>
          <w:tcPr>
            <w:tcW w:w="1405" w:type="dxa"/>
            <w:tcBorders>
              <w:bottom w:val="single" w:sz="4" w:space="0" w:color="000000"/>
            </w:tcBorders>
          </w:tcPr>
          <w:p w14:paraId="44A30B3C" w14:textId="77777777" w:rsidR="009E7195" w:rsidRDefault="009E7195">
            <w:pPr>
              <w:pStyle w:val="TableParagraph"/>
              <w:rPr>
                <w:rFonts w:ascii="Times New Roman"/>
                <w:sz w:val="20"/>
              </w:rPr>
            </w:pPr>
          </w:p>
        </w:tc>
        <w:tc>
          <w:tcPr>
            <w:tcW w:w="819" w:type="dxa"/>
            <w:tcBorders>
              <w:bottom w:val="single" w:sz="4" w:space="0" w:color="000000"/>
            </w:tcBorders>
          </w:tcPr>
          <w:p w14:paraId="3DF2E313" w14:textId="77777777" w:rsidR="009E7195" w:rsidRDefault="009E7195">
            <w:pPr>
              <w:pStyle w:val="TableParagraph"/>
              <w:rPr>
                <w:rFonts w:ascii="Times New Roman"/>
                <w:sz w:val="20"/>
              </w:rPr>
            </w:pPr>
          </w:p>
        </w:tc>
        <w:tc>
          <w:tcPr>
            <w:tcW w:w="806" w:type="dxa"/>
            <w:tcBorders>
              <w:bottom w:val="single" w:sz="4" w:space="0" w:color="000000"/>
            </w:tcBorders>
          </w:tcPr>
          <w:p w14:paraId="29FE276C" w14:textId="77777777" w:rsidR="009E7195" w:rsidRDefault="009E7195">
            <w:pPr>
              <w:pStyle w:val="TableParagraph"/>
              <w:rPr>
                <w:rFonts w:ascii="Times New Roman"/>
                <w:sz w:val="20"/>
              </w:rPr>
            </w:pPr>
          </w:p>
        </w:tc>
        <w:tc>
          <w:tcPr>
            <w:tcW w:w="808" w:type="dxa"/>
            <w:tcBorders>
              <w:bottom w:val="single" w:sz="4" w:space="0" w:color="000000"/>
            </w:tcBorders>
          </w:tcPr>
          <w:p w14:paraId="163B13B5" w14:textId="77777777" w:rsidR="009E7195" w:rsidRDefault="009E7195">
            <w:pPr>
              <w:pStyle w:val="TableParagraph"/>
              <w:rPr>
                <w:rFonts w:ascii="Times New Roman"/>
                <w:sz w:val="20"/>
              </w:rPr>
            </w:pPr>
          </w:p>
        </w:tc>
      </w:tr>
    </w:tbl>
    <w:p w14:paraId="221CC607" w14:textId="77777777" w:rsidR="009E7195" w:rsidRDefault="00A367DA">
      <w:pPr>
        <w:spacing w:before="35"/>
        <w:ind w:left="557"/>
        <w:rPr>
          <w:i/>
        </w:rPr>
      </w:pPr>
      <w:proofErr w:type="gramStart"/>
      <w:r>
        <w:rPr>
          <w:i/>
        </w:rPr>
        <w:t>Continued</w:t>
      </w:r>
      <w:r>
        <w:rPr>
          <w:i/>
          <w:spacing w:val="-9"/>
        </w:rPr>
        <w:t xml:space="preserve"> </w:t>
      </w:r>
      <w:r>
        <w:rPr>
          <w:i/>
        </w:rPr>
        <w:t>on</w:t>
      </w:r>
      <w:proofErr w:type="gramEnd"/>
      <w:r>
        <w:rPr>
          <w:i/>
          <w:spacing w:val="-9"/>
        </w:rPr>
        <w:t xml:space="preserve"> </w:t>
      </w:r>
      <w:r>
        <w:rPr>
          <w:i/>
        </w:rPr>
        <w:t>next</w:t>
      </w:r>
      <w:r>
        <w:rPr>
          <w:i/>
          <w:spacing w:val="-9"/>
        </w:rPr>
        <w:t xml:space="preserve"> </w:t>
      </w:r>
      <w:r>
        <w:rPr>
          <w:i/>
        </w:rPr>
        <w:t>page</w:t>
      </w:r>
      <w:r>
        <w:rPr>
          <w:i/>
          <w:spacing w:val="-9"/>
        </w:rPr>
        <w:t xml:space="preserve"> </w:t>
      </w:r>
      <w:r>
        <w:rPr>
          <w:i/>
          <w:spacing w:val="-5"/>
        </w:rPr>
        <w:t>...</w:t>
      </w:r>
    </w:p>
    <w:p w14:paraId="44E5C073" w14:textId="77777777" w:rsidR="009E7195" w:rsidRDefault="009E7195">
      <w:pPr>
        <w:sectPr w:rsidR="009E7195">
          <w:pgSz w:w="12240" w:h="15840"/>
          <w:pgMar w:top="1340" w:right="1280" w:bottom="1060" w:left="1280" w:header="0" w:footer="870" w:gutter="0"/>
          <w:cols w:space="720"/>
        </w:sectPr>
      </w:pPr>
    </w:p>
    <w:p w14:paraId="3D14E7AD" w14:textId="77777777" w:rsidR="009E7195" w:rsidRDefault="00A367DA">
      <w:pPr>
        <w:spacing w:before="83"/>
        <w:ind w:left="557"/>
        <w:rPr>
          <w:i/>
        </w:rPr>
      </w:pPr>
      <w:r>
        <w:pict w14:anchorId="1D451CAC">
          <v:shape id="docshape10" o:spid="_x0000_s1026" style="position:absolute;left:0;text-align:left;margin-left:85.9pt;margin-top:18.75pt;width:440.25pt;height:.1pt;z-index:-15725568;mso-wrap-distance-left:0;mso-wrap-distance-right:0;mso-position-horizontal-relative:page" coordorigin="1718,375" coordsize="8805,0" o:spt="100" adj="0,,0" path="m1718,375r8804,m1718,375r8804,e" filled="f" strokeweight=".14042mm">
            <v:stroke joinstyle="round"/>
            <v:formulas/>
            <v:path arrowok="t" o:connecttype="segments"/>
            <w10:wrap type="topAndBottom" anchorx="page"/>
          </v:shape>
        </w:pict>
      </w:r>
      <w:bookmarkStart w:id="138" w:name="_bookmark27"/>
      <w:bookmarkEnd w:id="138"/>
      <w:r>
        <w:rPr>
          <w:i/>
        </w:rPr>
        <w:t>...</w:t>
      </w:r>
      <w:r>
        <w:rPr>
          <w:i/>
          <w:spacing w:val="2"/>
        </w:rPr>
        <w:t xml:space="preserve"> </w:t>
      </w:r>
      <w:r>
        <w:rPr>
          <w:i/>
        </w:rPr>
        <w:t>Continued</w:t>
      </w:r>
      <w:r>
        <w:rPr>
          <w:i/>
          <w:spacing w:val="-9"/>
        </w:rPr>
        <w:t xml:space="preserve"> </w:t>
      </w:r>
      <w:r>
        <w:rPr>
          <w:i/>
        </w:rPr>
        <w:t>from</w:t>
      </w:r>
      <w:r>
        <w:rPr>
          <w:i/>
          <w:spacing w:val="-9"/>
        </w:rPr>
        <w:t xml:space="preserve"> </w:t>
      </w:r>
      <w:r>
        <w:rPr>
          <w:i/>
        </w:rPr>
        <w:t>previous</w:t>
      </w:r>
      <w:r>
        <w:rPr>
          <w:i/>
          <w:spacing w:val="-9"/>
        </w:rPr>
        <w:t xml:space="preserve"> </w:t>
      </w:r>
      <w:proofErr w:type="gramStart"/>
      <w:r>
        <w:rPr>
          <w:i/>
          <w:spacing w:val="-4"/>
        </w:rPr>
        <w:t>page</w:t>
      </w:r>
      <w:proofErr w:type="gramEnd"/>
    </w:p>
    <w:p w14:paraId="6608A0E7" w14:textId="77777777" w:rsidR="009E7195" w:rsidRDefault="009E7195">
      <w:pPr>
        <w:pStyle w:val="BodyText"/>
        <w:rPr>
          <w:i/>
          <w:sz w:val="20"/>
        </w:rPr>
      </w:pPr>
    </w:p>
    <w:p w14:paraId="74119B93" w14:textId="77777777" w:rsidR="009E7195" w:rsidRDefault="009E7195">
      <w:pPr>
        <w:pStyle w:val="BodyText"/>
        <w:spacing w:before="7"/>
        <w:rPr>
          <w:i/>
          <w:sz w:val="20"/>
        </w:rPr>
      </w:pPr>
    </w:p>
    <w:tbl>
      <w:tblPr>
        <w:tblW w:w="0" w:type="auto"/>
        <w:tblInd w:w="445" w:type="dxa"/>
        <w:tblLayout w:type="fixed"/>
        <w:tblCellMar>
          <w:left w:w="0" w:type="dxa"/>
          <w:right w:w="0" w:type="dxa"/>
        </w:tblCellMar>
        <w:tblLook w:val="01E0" w:firstRow="1" w:lastRow="1" w:firstColumn="1" w:lastColumn="1" w:noHBand="0" w:noVBand="0"/>
      </w:tblPr>
      <w:tblGrid>
        <w:gridCol w:w="1916"/>
        <w:gridCol w:w="3051"/>
        <w:gridCol w:w="1406"/>
        <w:gridCol w:w="820"/>
        <w:gridCol w:w="807"/>
        <w:gridCol w:w="809"/>
      </w:tblGrid>
      <w:tr w:rsidR="009E7195" w14:paraId="7CBC344D" w14:textId="77777777">
        <w:trPr>
          <w:trHeight w:val="376"/>
        </w:trPr>
        <w:tc>
          <w:tcPr>
            <w:tcW w:w="1916" w:type="dxa"/>
            <w:tcBorders>
              <w:top w:val="single" w:sz="8" w:space="0" w:color="000000"/>
              <w:bottom w:val="single" w:sz="6" w:space="0" w:color="000000"/>
            </w:tcBorders>
          </w:tcPr>
          <w:p w14:paraId="628A588D" w14:textId="77777777" w:rsidR="009E7195" w:rsidRDefault="00A367DA">
            <w:pPr>
              <w:pStyle w:val="TableParagraph"/>
              <w:spacing w:before="49"/>
              <w:ind w:left="119"/>
            </w:pPr>
            <w:r>
              <w:rPr>
                <w:spacing w:val="-4"/>
              </w:rPr>
              <w:t>Name</w:t>
            </w:r>
          </w:p>
        </w:tc>
        <w:tc>
          <w:tcPr>
            <w:tcW w:w="3051" w:type="dxa"/>
            <w:tcBorders>
              <w:top w:val="single" w:sz="8" w:space="0" w:color="000000"/>
              <w:bottom w:val="single" w:sz="6" w:space="0" w:color="000000"/>
            </w:tcBorders>
          </w:tcPr>
          <w:p w14:paraId="707406B1" w14:textId="77777777" w:rsidR="009E7195" w:rsidRDefault="00A367DA">
            <w:pPr>
              <w:pStyle w:val="TableParagraph"/>
              <w:spacing w:before="49"/>
              <w:ind w:left="143"/>
            </w:pPr>
            <w:r>
              <w:rPr>
                <w:spacing w:val="-2"/>
              </w:rPr>
              <w:t>Affiliation</w:t>
            </w:r>
          </w:p>
        </w:tc>
        <w:tc>
          <w:tcPr>
            <w:tcW w:w="1406" w:type="dxa"/>
            <w:tcBorders>
              <w:top w:val="single" w:sz="8" w:space="0" w:color="000000"/>
              <w:bottom w:val="single" w:sz="6" w:space="0" w:color="000000"/>
            </w:tcBorders>
          </w:tcPr>
          <w:p w14:paraId="2E319C9A" w14:textId="77777777" w:rsidR="009E7195" w:rsidRDefault="00A367DA">
            <w:pPr>
              <w:pStyle w:val="TableParagraph"/>
              <w:spacing w:before="49"/>
              <w:ind w:left="166"/>
            </w:pPr>
            <w:r>
              <w:rPr>
                <w:spacing w:val="-2"/>
              </w:rPr>
              <w:t>Attendance</w:t>
            </w:r>
          </w:p>
        </w:tc>
        <w:tc>
          <w:tcPr>
            <w:tcW w:w="820" w:type="dxa"/>
            <w:tcBorders>
              <w:top w:val="single" w:sz="8" w:space="0" w:color="000000"/>
              <w:bottom w:val="single" w:sz="6" w:space="0" w:color="000000"/>
            </w:tcBorders>
          </w:tcPr>
          <w:p w14:paraId="405193CA" w14:textId="77777777" w:rsidR="009E7195" w:rsidRDefault="00A367DA">
            <w:pPr>
              <w:pStyle w:val="TableParagraph"/>
              <w:spacing w:before="49"/>
              <w:ind w:left="133"/>
            </w:pPr>
            <w:r>
              <w:t>Day</w:t>
            </w:r>
            <w:r>
              <w:rPr>
                <w:spacing w:val="-12"/>
              </w:rPr>
              <w:t xml:space="preserve"> </w:t>
            </w:r>
            <w:r>
              <w:rPr>
                <w:spacing w:val="-10"/>
              </w:rPr>
              <w:t>1</w:t>
            </w:r>
          </w:p>
        </w:tc>
        <w:tc>
          <w:tcPr>
            <w:tcW w:w="807" w:type="dxa"/>
            <w:tcBorders>
              <w:top w:val="single" w:sz="8" w:space="0" w:color="000000"/>
              <w:bottom w:val="single" w:sz="6" w:space="0" w:color="000000"/>
            </w:tcBorders>
          </w:tcPr>
          <w:p w14:paraId="149F900A" w14:textId="77777777" w:rsidR="009E7195" w:rsidRDefault="00A367DA">
            <w:pPr>
              <w:pStyle w:val="TableParagraph"/>
              <w:spacing w:before="49"/>
              <w:ind w:left="119"/>
            </w:pPr>
            <w:r>
              <w:t>Day</w:t>
            </w:r>
            <w:r>
              <w:rPr>
                <w:spacing w:val="-12"/>
              </w:rPr>
              <w:t xml:space="preserve"> </w:t>
            </w:r>
            <w:r>
              <w:rPr>
                <w:spacing w:val="-10"/>
              </w:rPr>
              <w:t>2</w:t>
            </w:r>
          </w:p>
        </w:tc>
        <w:tc>
          <w:tcPr>
            <w:tcW w:w="809" w:type="dxa"/>
            <w:tcBorders>
              <w:top w:val="single" w:sz="8" w:space="0" w:color="000000"/>
              <w:bottom w:val="single" w:sz="6" w:space="0" w:color="000000"/>
            </w:tcBorders>
          </w:tcPr>
          <w:p w14:paraId="48659970" w14:textId="77777777" w:rsidR="009E7195" w:rsidRDefault="00A367DA">
            <w:pPr>
              <w:pStyle w:val="TableParagraph"/>
              <w:spacing w:before="49"/>
              <w:ind w:left="118"/>
            </w:pPr>
            <w:r>
              <w:t>Day</w:t>
            </w:r>
            <w:r>
              <w:rPr>
                <w:spacing w:val="-12"/>
              </w:rPr>
              <w:t xml:space="preserve"> </w:t>
            </w:r>
            <w:r>
              <w:rPr>
                <w:spacing w:val="-10"/>
              </w:rPr>
              <w:t>3</w:t>
            </w:r>
          </w:p>
        </w:tc>
      </w:tr>
      <w:tr w:rsidR="009E7195" w14:paraId="5F508DE7" w14:textId="77777777">
        <w:trPr>
          <w:trHeight w:val="1130"/>
        </w:trPr>
        <w:tc>
          <w:tcPr>
            <w:tcW w:w="1916" w:type="dxa"/>
            <w:tcBorders>
              <w:top w:val="single" w:sz="6" w:space="0" w:color="000000"/>
            </w:tcBorders>
          </w:tcPr>
          <w:p w14:paraId="5B2F6D46" w14:textId="77777777" w:rsidR="009E7195" w:rsidRDefault="00A367DA">
            <w:pPr>
              <w:pStyle w:val="TableParagraph"/>
              <w:spacing w:before="48" w:line="256" w:lineRule="auto"/>
              <w:ind w:left="119" w:right="889"/>
            </w:pPr>
            <w:r>
              <w:rPr>
                <w:spacing w:val="-2"/>
              </w:rPr>
              <w:t>Meredith Schofield</w:t>
            </w:r>
          </w:p>
          <w:p w14:paraId="458007A5" w14:textId="77777777" w:rsidR="009E7195" w:rsidRDefault="009E7195">
            <w:pPr>
              <w:pStyle w:val="TableParagraph"/>
              <w:spacing w:before="7"/>
              <w:rPr>
                <w:i/>
                <w:sz w:val="23"/>
              </w:rPr>
            </w:pPr>
          </w:p>
          <w:p w14:paraId="5BB23063" w14:textId="77777777" w:rsidR="009E7195" w:rsidRDefault="00A367DA">
            <w:pPr>
              <w:pStyle w:val="TableParagraph"/>
              <w:spacing w:line="249" w:lineRule="exact"/>
              <w:ind w:left="119"/>
            </w:pPr>
            <w:r>
              <w:t>Andrew</w:t>
            </w:r>
            <w:r>
              <w:rPr>
                <w:spacing w:val="-14"/>
              </w:rPr>
              <w:t xml:space="preserve"> </w:t>
            </w:r>
            <w:r>
              <w:rPr>
                <w:spacing w:val="-2"/>
              </w:rPr>
              <w:t>Smith</w:t>
            </w:r>
          </w:p>
        </w:tc>
        <w:tc>
          <w:tcPr>
            <w:tcW w:w="3051" w:type="dxa"/>
            <w:tcBorders>
              <w:top w:val="single" w:sz="6" w:space="0" w:color="000000"/>
            </w:tcBorders>
          </w:tcPr>
          <w:p w14:paraId="5DF731EF" w14:textId="77777777" w:rsidR="009E7195" w:rsidRDefault="00A367DA">
            <w:pPr>
              <w:pStyle w:val="TableParagraph"/>
              <w:spacing w:before="48" w:line="256" w:lineRule="auto"/>
              <w:ind w:left="143" w:right="138"/>
            </w:pPr>
            <w:r>
              <w:t xml:space="preserve">DFO Science - </w:t>
            </w:r>
            <w:r>
              <w:rPr>
                <w:spacing w:val="-2"/>
              </w:rPr>
              <w:t>Newfoundland</w:t>
            </w:r>
            <w:r>
              <w:rPr>
                <w:spacing w:val="-14"/>
              </w:rPr>
              <w:t xml:space="preserve"> </w:t>
            </w:r>
            <w:r>
              <w:rPr>
                <w:spacing w:val="-2"/>
              </w:rPr>
              <w:t>and</w:t>
            </w:r>
            <w:r>
              <w:rPr>
                <w:spacing w:val="-13"/>
              </w:rPr>
              <w:t xml:space="preserve"> </w:t>
            </w:r>
            <w:r>
              <w:rPr>
                <w:spacing w:val="-2"/>
              </w:rPr>
              <w:t>Labrador Region</w:t>
            </w:r>
          </w:p>
          <w:p w14:paraId="6F439435" w14:textId="77777777" w:rsidR="009E7195" w:rsidRDefault="00A367DA">
            <w:pPr>
              <w:pStyle w:val="TableParagraph"/>
              <w:spacing w:before="1" w:line="249" w:lineRule="exact"/>
              <w:ind w:left="143"/>
            </w:pPr>
            <w:r>
              <w:t>DFO</w:t>
            </w:r>
            <w:r>
              <w:rPr>
                <w:spacing w:val="-6"/>
              </w:rPr>
              <w:t xml:space="preserve"> </w:t>
            </w:r>
            <w:r>
              <w:t>Science</w:t>
            </w:r>
            <w:r>
              <w:rPr>
                <w:spacing w:val="-5"/>
              </w:rPr>
              <w:t xml:space="preserve"> </w:t>
            </w:r>
            <w:r>
              <w:t>-</w:t>
            </w:r>
            <w:r>
              <w:rPr>
                <w:spacing w:val="-6"/>
              </w:rPr>
              <w:t xml:space="preserve"> </w:t>
            </w:r>
            <w:r>
              <w:rPr>
                <w:spacing w:val="-2"/>
              </w:rPr>
              <w:t>Quebec</w:t>
            </w:r>
          </w:p>
        </w:tc>
        <w:tc>
          <w:tcPr>
            <w:tcW w:w="1406" w:type="dxa"/>
            <w:tcBorders>
              <w:top w:val="single" w:sz="6" w:space="0" w:color="000000"/>
            </w:tcBorders>
          </w:tcPr>
          <w:p w14:paraId="0E99B529" w14:textId="77777777" w:rsidR="009E7195" w:rsidRDefault="00A367DA">
            <w:pPr>
              <w:pStyle w:val="TableParagraph"/>
              <w:spacing w:before="48"/>
              <w:ind w:left="166"/>
            </w:pPr>
            <w:r>
              <w:t>In</w:t>
            </w:r>
            <w:r>
              <w:rPr>
                <w:spacing w:val="-3"/>
              </w:rPr>
              <w:t xml:space="preserve"> </w:t>
            </w:r>
            <w:r>
              <w:rPr>
                <w:spacing w:val="-2"/>
              </w:rPr>
              <w:t>person</w:t>
            </w:r>
          </w:p>
          <w:p w14:paraId="39C79BC5" w14:textId="77777777" w:rsidR="009E7195" w:rsidRDefault="009E7195">
            <w:pPr>
              <w:pStyle w:val="TableParagraph"/>
              <w:rPr>
                <w:i/>
                <w:sz w:val="26"/>
              </w:rPr>
            </w:pPr>
          </w:p>
          <w:p w14:paraId="39AF9F0C" w14:textId="77777777" w:rsidR="009E7195" w:rsidRDefault="009E7195">
            <w:pPr>
              <w:pStyle w:val="TableParagraph"/>
              <w:spacing w:before="8"/>
              <w:rPr>
                <w:i/>
              </w:rPr>
            </w:pPr>
          </w:p>
          <w:p w14:paraId="217557F8" w14:textId="77777777" w:rsidR="009E7195" w:rsidRDefault="00A367DA">
            <w:pPr>
              <w:pStyle w:val="TableParagraph"/>
              <w:spacing w:line="249" w:lineRule="exact"/>
              <w:ind w:left="166"/>
            </w:pPr>
            <w:r>
              <w:rPr>
                <w:spacing w:val="-2"/>
              </w:rPr>
              <w:t>Virtual</w:t>
            </w:r>
          </w:p>
        </w:tc>
        <w:tc>
          <w:tcPr>
            <w:tcW w:w="820" w:type="dxa"/>
            <w:tcBorders>
              <w:top w:val="single" w:sz="6" w:space="0" w:color="000000"/>
            </w:tcBorders>
          </w:tcPr>
          <w:p w14:paraId="2DBC78F2" w14:textId="77777777" w:rsidR="009E7195" w:rsidRDefault="00A367DA">
            <w:pPr>
              <w:pStyle w:val="TableParagraph"/>
              <w:spacing w:before="17"/>
              <w:ind w:left="133"/>
              <w:rPr>
                <w:rFonts w:ascii="Segoe UI Symbol" w:hAnsi="Segoe UI Symbol"/>
              </w:rPr>
            </w:pPr>
            <w:r>
              <w:rPr>
                <w:rFonts w:ascii="Segoe UI Symbol" w:hAnsi="Segoe UI Symbol"/>
                <w:w w:val="110"/>
              </w:rPr>
              <w:t>✓</w:t>
            </w:r>
          </w:p>
          <w:p w14:paraId="3278AA11" w14:textId="77777777" w:rsidR="009E7195" w:rsidRDefault="009E7195">
            <w:pPr>
              <w:pStyle w:val="TableParagraph"/>
              <w:rPr>
                <w:i/>
              </w:rPr>
            </w:pPr>
          </w:p>
          <w:p w14:paraId="5A2112F5" w14:textId="77777777" w:rsidR="009E7195" w:rsidRDefault="009E7195">
            <w:pPr>
              <w:pStyle w:val="TableParagraph"/>
              <w:spacing w:before="3"/>
              <w:rPr>
                <w:i/>
                <w:sz w:val="23"/>
              </w:rPr>
            </w:pPr>
          </w:p>
          <w:p w14:paraId="41E13777"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Borders>
              <w:top w:val="single" w:sz="6" w:space="0" w:color="000000"/>
            </w:tcBorders>
          </w:tcPr>
          <w:p w14:paraId="7819B0BC" w14:textId="77777777" w:rsidR="009E7195" w:rsidRDefault="00A367DA">
            <w:pPr>
              <w:pStyle w:val="TableParagraph"/>
              <w:spacing w:before="17"/>
              <w:ind w:left="119"/>
              <w:rPr>
                <w:rFonts w:ascii="Segoe UI Symbol" w:hAnsi="Segoe UI Symbol"/>
              </w:rPr>
            </w:pPr>
            <w:r>
              <w:rPr>
                <w:rFonts w:ascii="Segoe UI Symbol" w:hAnsi="Segoe UI Symbol"/>
                <w:w w:val="110"/>
              </w:rPr>
              <w:t>✓</w:t>
            </w:r>
          </w:p>
          <w:p w14:paraId="0C9E1AB4" w14:textId="77777777" w:rsidR="009E7195" w:rsidRDefault="009E7195">
            <w:pPr>
              <w:pStyle w:val="TableParagraph"/>
              <w:rPr>
                <w:i/>
              </w:rPr>
            </w:pPr>
          </w:p>
          <w:p w14:paraId="28732F5A" w14:textId="77777777" w:rsidR="009E7195" w:rsidRDefault="009E7195">
            <w:pPr>
              <w:pStyle w:val="TableParagraph"/>
              <w:spacing w:before="3"/>
              <w:rPr>
                <w:i/>
                <w:sz w:val="23"/>
              </w:rPr>
            </w:pPr>
          </w:p>
          <w:p w14:paraId="65EC5FDE"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Borders>
              <w:top w:val="single" w:sz="6" w:space="0" w:color="000000"/>
            </w:tcBorders>
          </w:tcPr>
          <w:p w14:paraId="3826AF20" w14:textId="77777777" w:rsidR="009E7195" w:rsidRDefault="00A367DA">
            <w:pPr>
              <w:pStyle w:val="TableParagraph"/>
              <w:spacing w:before="17"/>
              <w:ind w:left="118"/>
              <w:rPr>
                <w:rFonts w:ascii="Segoe UI Symbol" w:hAnsi="Segoe UI Symbol"/>
              </w:rPr>
            </w:pPr>
            <w:r>
              <w:rPr>
                <w:rFonts w:ascii="Segoe UI Symbol" w:hAnsi="Segoe UI Symbol"/>
                <w:w w:val="110"/>
              </w:rPr>
              <w:t>✓</w:t>
            </w:r>
          </w:p>
          <w:p w14:paraId="3F19328C" w14:textId="77777777" w:rsidR="009E7195" w:rsidRDefault="009E7195">
            <w:pPr>
              <w:pStyle w:val="TableParagraph"/>
              <w:rPr>
                <w:i/>
              </w:rPr>
            </w:pPr>
          </w:p>
          <w:p w14:paraId="44B4E91E" w14:textId="77777777" w:rsidR="009E7195" w:rsidRDefault="009E7195">
            <w:pPr>
              <w:pStyle w:val="TableParagraph"/>
              <w:spacing w:before="3"/>
              <w:rPr>
                <w:i/>
                <w:sz w:val="23"/>
              </w:rPr>
            </w:pPr>
          </w:p>
          <w:p w14:paraId="6B600FF1"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7BB6DF67" w14:textId="77777777">
        <w:trPr>
          <w:trHeight w:val="549"/>
        </w:trPr>
        <w:tc>
          <w:tcPr>
            <w:tcW w:w="1916" w:type="dxa"/>
          </w:tcPr>
          <w:p w14:paraId="3060D2C7" w14:textId="77777777" w:rsidR="009E7195" w:rsidRDefault="009E7195">
            <w:pPr>
              <w:pStyle w:val="TableParagraph"/>
              <w:spacing w:before="8"/>
              <w:rPr>
                <w:i/>
                <w:sz w:val="23"/>
              </w:rPr>
            </w:pPr>
          </w:p>
          <w:p w14:paraId="0D82D970" w14:textId="77777777" w:rsidR="009E7195" w:rsidRDefault="00A367DA">
            <w:pPr>
              <w:pStyle w:val="TableParagraph"/>
              <w:ind w:left="119"/>
            </w:pPr>
            <w:r>
              <w:t>Jolene</w:t>
            </w:r>
            <w:r>
              <w:rPr>
                <w:spacing w:val="-8"/>
              </w:rPr>
              <w:t xml:space="preserve"> </w:t>
            </w:r>
            <w:r>
              <w:rPr>
                <w:spacing w:val="-2"/>
              </w:rPr>
              <w:t>Sutton</w:t>
            </w:r>
          </w:p>
        </w:tc>
        <w:tc>
          <w:tcPr>
            <w:tcW w:w="3051" w:type="dxa"/>
          </w:tcPr>
          <w:p w14:paraId="6FDC598D" w14:textId="77777777" w:rsidR="009E7195" w:rsidRDefault="00A367DA">
            <w:pPr>
              <w:pStyle w:val="TableParagraph"/>
              <w:spacing w:before="2"/>
              <w:ind w:left="143"/>
            </w:pPr>
            <w:r>
              <w:rPr>
                <w:spacing w:val="-2"/>
              </w:rPr>
              <w:t>Region</w:t>
            </w:r>
          </w:p>
          <w:p w14:paraId="73647B71" w14:textId="77777777" w:rsidR="009E7195" w:rsidRDefault="00A367DA">
            <w:pPr>
              <w:pStyle w:val="TableParagraph"/>
              <w:spacing w:before="18"/>
              <w:ind w:left="14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70E09CC0" w14:textId="77777777" w:rsidR="009E7195" w:rsidRDefault="009E7195">
            <w:pPr>
              <w:pStyle w:val="TableParagraph"/>
              <w:spacing w:before="8"/>
              <w:rPr>
                <w:i/>
                <w:sz w:val="23"/>
              </w:rPr>
            </w:pPr>
          </w:p>
          <w:p w14:paraId="73EA77F2" w14:textId="77777777" w:rsidR="009E7195" w:rsidRDefault="00A367DA">
            <w:pPr>
              <w:pStyle w:val="TableParagraph"/>
              <w:ind w:left="166"/>
            </w:pPr>
            <w:r>
              <w:t>In</w:t>
            </w:r>
            <w:r>
              <w:rPr>
                <w:spacing w:val="-3"/>
              </w:rPr>
              <w:t xml:space="preserve"> </w:t>
            </w:r>
            <w:r>
              <w:rPr>
                <w:spacing w:val="-2"/>
              </w:rPr>
              <w:t>person</w:t>
            </w:r>
          </w:p>
        </w:tc>
        <w:tc>
          <w:tcPr>
            <w:tcW w:w="820" w:type="dxa"/>
          </w:tcPr>
          <w:p w14:paraId="0508650C" w14:textId="77777777" w:rsidR="009E7195" w:rsidRDefault="009E7195">
            <w:pPr>
              <w:pStyle w:val="TableParagraph"/>
              <w:rPr>
                <w:i/>
                <w:sz w:val="21"/>
              </w:rPr>
            </w:pPr>
          </w:p>
          <w:p w14:paraId="2E1920A7" w14:textId="77777777" w:rsidR="009E7195" w:rsidRDefault="00A367DA">
            <w:pPr>
              <w:pStyle w:val="TableParagraph"/>
              <w:spacing w:line="287" w:lineRule="exact"/>
              <w:ind w:left="133"/>
              <w:rPr>
                <w:rFonts w:ascii="Segoe UI Symbol" w:hAnsi="Segoe UI Symbol"/>
              </w:rPr>
            </w:pPr>
            <w:r>
              <w:rPr>
                <w:rFonts w:ascii="Segoe UI Symbol" w:hAnsi="Segoe UI Symbol"/>
                <w:w w:val="110"/>
              </w:rPr>
              <w:t>✓</w:t>
            </w:r>
          </w:p>
        </w:tc>
        <w:tc>
          <w:tcPr>
            <w:tcW w:w="807" w:type="dxa"/>
          </w:tcPr>
          <w:p w14:paraId="15066F5A" w14:textId="77777777" w:rsidR="009E7195" w:rsidRDefault="009E7195">
            <w:pPr>
              <w:pStyle w:val="TableParagraph"/>
              <w:rPr>
                <w:i/>
                <w:sz w:val="21"/>
              </w:rPr>
            </w:pPr>
          </w:p>
          <w:p w14:paraId="32EA8A84" w14:textId="77777777" w:rsidR="009E7195" w:rsidRDefault="00A367DA">
            <w:pPr>
              <w:pStyle w:val="TableParagraph"/>
              <w:spacing w:line="287" w:lineRule="exact"/>
              <w:ind w:left="119"/>
              <w:rPr>
                <w:rFonts w:ascii="Segoe UI Symbol" w:hAnsi="Segoe UI Symbol"/>
              </w:rPr>
            </w:pPr>
            <w:r>
              <w:rPr>
                <w:rFonts w:ascii="Segoe UI Symbol" w:hAnsi="Segoe UI Symbol"/>
                <w:w w:val="110"/>
              </w:rPr>
              <w:t>✓</w:t>
            </w:r>
          </w:p>
        </w:tc>
        <w:tc>
          <w:tcPr>
            <w:tcW w:w="809" w:type="dxa"/>
          </w:tcPr>
          <w:p w14:paraId="6AD0B3FB" w14:textId="77777777" w:rsidR="009E7195" w:rsidRDefault="009E7195">
            <w:pPr>
              <w:pStyle w:val="TableParagraph"/>
              <w:rPr>
                <w:i/>
                <w:sz w:val="21"/>
              </w:rPr>
            </w:pPr>
          </w:p>
          <w:p w14:paraId="63958FB4" w14:textId="77777777" w:rsidR="009E7195" w:rsidRDefault="00A367DA">
            <w:pPr>
              <w:pStyle w:val="TableParagraph"/>
              <w:spacing w:line="287" w:lineRule="exact"/>
              <w:ind w:left="118"/>
              <w:rPr>
                <w:rFonts w:ascii="Segoe UI Symbol" w:hAnsi="Segoe UI Symbol"/>
              </w:rPr>
            </w:pPr>
            <w:r>
              <w:rPr>
                <w:rFonts w:ascii="Segoe UI Symbol" w:hAnsi="Segoe UI Symbol"/>
                <w:w w:val="110"/>
              </w:rPr>
              <w:t>✓</w:t>
            </w:r>
          </w:p>
        </w:tc>
      </w:tr>
      <w:tr w:rsidR="009E7195" w14:paraId="0CFA213A" w14:textId="77777777">
        <w:trPr>
          <w:trHeight w:val="278"/>
        </w:trPr>
        <w:tc>
          <w:tcPr>
            <w:tcW w:w="1916" w:type="dxa"/>
          </w:tcPr>
          <w:p w14:paraId="31A56BA7" w14:textId="77777777" w:rsidR="009E7195" w:rsidRDefault="00A367DA">
            <w:pPr>
              <w:pStyle w:val="TableParagraph"/>
              <w:spacing w:before="9" w:line="249" w:lineRule="exact"/>
              <w:ind w:left="119"/>
            </w:pPr>
            <w:r>
              <w:rPr>
                <w:spacing w:val="-4"/>
              </w:rPr>
              <w:t>François-</w:t>
            </w:r>
            <w:r>
              <w:rPr>
                <w:spacing w:val="-2"/>
              </w:rPr>
              <w:t>Étienne</w:t>
            </w:r>
          </w:p>
        </w:tc>
        <w:tc>
          <w:tcPr>
            <w:tcW w:w="3051" w:type="dxa"/>
          </w:tcPr>
          <w:p w14:paraId="321FBB9D" w14:textId="77777777" w:rsidR="009E7195" w:rsidRDefault="00A367DA">
            <w:pPr>
              <w:pStyle w:val="TableParagraph"/>
              <w:spacing w:before="9" w:line="249" w:lineRule="exact"/>
              <w:ind w:left="14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066D36A1" w14:textId="77777777" w:rsidR="009E7195" w:rsidRDefault="00A367DA">
            <w:pPr>
              <w:pStyle w:val="TableParagraph"/>
              <w:spacing w:before="9" w:line="249" w:lineRule="exact"/>
              <w:ind w:left="166"/>
            </w:pPr>
            <w:r>
              <w:t>In</w:t>
            </w:r>
            <w:r>
              <w:rPr>
                <w:spacing w:val="-3"/>
              </w:rPr>
              <w:t xml:space="preserve"> </w:t>
            </w:r>
            <w:r>
              <w:rPr>
                <w:spacing w:val="-2"/>
              </w:rPr>
              <w:t>person</w:t>
            </w:r>
          </w:p>
        </w:tc>
        <w:tc>
          <w:tcPr>
            <w:tcW w:w="820" w:type="dxa"/>
          </w:tcPr>
          <w:p w14:paraId="26D561A2" w14:textId="77777777" w:rsidR="009E7195" w:rsidRDefault="00A367DA">
            <w:pPr>
              <w:pStyle w:val="TableParagraph"/>
              <w:spacing w:line="258" w:lineRule="exact"/>
              <w:ind w:left="133"/>
              <w:rPr>
                <w:rFonts w:ascii="Segoe UI Symbol" w:hAnsi="Segoe UI Symbol"/>
              </w:rPr>
            </w:pPr>
            <w:r>
              <w:rPr>
                <w:rFonts w:ascii="Segoe UI Symbol" w:hAnsi="Segoe UI Symbol"/>
                <w:w w:val="110"/>
              </w:rPr>
              <w:t>✓</w:t>
            </w:r>
          </w:p>
        </w:tc>
        <w:tc>
          <w:tcPr>
            <w:tcW w:w="807" w:type="dxa"/>
          </w:tcPr>
          <w:p w14:paraId="630F3E98" w14:textId="77777777" w:rsidR="009E7195" w:rsidRDefault="00A367DA">
            <w:pPr>
              <w:pStyle w:val="TableParagraph"/>
              <w:spacing w:line="258" w:lineRule="exact"/>
              <w:ind w:left="119"/>
              <w:rPr>
                <w:rFonts w:ascii="Segoe UI Symbol" w:hAnsi="Segoe UI Symbol"/>
              </w:rPr>
            </w:pPr>
            <w:r>
              <w:rPr>
                <w:rFonts w:ascii="Segoe UI Symbol" w:hAnsi="Segoe UI Symbol"/>
                <w:w w:val="110"/>
              </w:rPr>
              <w:t>✓</w:t>
            </w:r>
          </w:p>
        </w:tc>
        <w:tc>
          <w:tcPr>
            <w:tcW w:w="809" w:type="dxa"/>
          </w:tcPr>
          <w:p w14:paraId="5AE136A4" w14:textId="77777777" w:rsidR="009E7195" w:rsidRDefault="00A367DA">
            <w:pPr>
              <w:pStyle w:val="TableParagraph"/>
              <w:spacing w:line="258" w:lineRule="exact"/>
              <w:ind w:left="118"/>
              <w:rPr>
                <w:rFonts w:ascii="Segoe UI Symbol" w:hAnsi="Segoe UI Symbol"/>
              </w:rPr>
            </w:pPr>
            <w:r>
              <w:rPr>
                <w:rFonts w:ascii="Segoe UI Symbol" w:hAnsi="Segoe UI Symbol"/>
                <w:w w:val="110"/>
              </w:rPr>
              <w:t>✓</w:t>
            </w:r>
          </w:p>
        </w:tc>
      </w:tr>
      <w:tr w:rsidR="009E7195" w14:paraId="550D6952" w14:textId="77777777">
        <w:trPr>
          <w:trHeight w:val="541"/>
        </w:trPr>
        <w:tc>
          <w:tcPr>
            <w:tcW w:w="1916" w:type="dxa"/>
          </w:tcPr>
          <w:p w14:paraId="72D953E8" w14:textId="77777777" w:rsidR="009E7195" w:rsidRDefault="00A367DA">
            <w:pPr>
              <w:pStyle w:val="TableParagraph"/>
              <w:spacing w:before="2"/>
              <w:ind w:left="119"/>
            </w:pPr>
            <w:r>
              <w:rPr>
                <w:spacing w:val="-2"/>
              </w:rPr>
              <w:t>Sylvain</w:t>
            </w:r>
          </w:p>
          <w:p w14:paraId="1674E112" w14:textId="77777777" w:rsidR="009E7195" w:rsidRDefault="00A367DA">
            <w:pPr>
              <w:pStyle w:val="TableParagraph"/>
              <w:spacing w:before="18" w:line="249" w:lineRule="exact"/>
              <w:ind w:left="119"/>
            </w:pPr>
            <w:r>
              <w:t>Jaime</w:t>
            </w:r>
            <w:r>
              <w:rPr>
                <w:spacing w:val="-12"/>
              </w:rPr>
              <w:t xml:space="preserve"> </w:t>
            </w:r>
            <w:r>
              <w:rPr>
                <w:spacing w:val="-2"/>
              </w:rPr>
              <w:t>Thomson</w:t>
            </w:r>
          </w:p>
        </w:tc>
        <w:tc>
          <w:tcPr>
            <w:tcW w:w="3051" w:type="dxa"/>
          </w:tcPr>
          <w:p w14:paraId="1CEB37B3" w14:textId="77777777" w:rsidR="009E7195" w:rsidRDefault="009E7195">
            <w:pPr>
              <w:pStyle w:val="TableParagraph"/>
              <w:spacing w:before="8"/>
              <w:rPr>
                <w:i/>
                <w:sz w:val="23"/>
              </w:rPr>
            </w:pPr>
          </w:p>
          <w:p w14:paraId="06C47E6F" w14:textId="77777777" w:rsidR="009E7195" w:rsidRDefault="00A367DA">
            <w:pPr>
              <w:pStyle w:val="TableParagraph"/>
              <w:spacing w:line="249" w:lineRule="exact"/>
              <w:ind w:left="143"/>
            </w:pPr>
            <w:r>
              <w:t>DFO</w:t>
            </w:r>
            <w:r>
              <w:rPr>
                <w:spacing w:val="-8"/>
              </w:rPr>
              <w:t xml:space="preserve"> </w:t>
            </w:r>
            <w:r>
              <w:t>Science</w:t>
            </w:r>
            <w:r>
              <w:rPr>
                <w:spacing w:val="-7"/>
              </w:rPr>
              <w:t xml:space="preserve"> </w:t>
            </w:r>
            <w:r>
              <w:rPr>
                <w:spacing w:val="-10"/>
              </w:rPr>
              <w:t>-</w:t>
            </w:r>
          </w:p>
        </w:tc>
        <w:tc>
          <w:tcPr>
            <w:tcW w:w="1406" w:type="dxa"/>
          </w:tcPr>
          <w:p w14:paraId="3B3328D7" w14:textId="77777777" w:rsidR="009E7195" w:rsidRDefault="009E7195">
            <w:pPr>
              <w:pStyle w:val="TableParagraph"/>
              <w:spacing w:before="8"/>
              <w:rPr>
                <w:i/>
                <w:sz w:val="23"/>
              </w:rPr>
            </w:pPr>
          </w:p>
          <w:p w14:paraId="34B282A5" w14:textId="77777777" w:rsidR="009E7195" w:rsidRDefault="00A367DA">
            <w:pPr>
              <w:pStyle w:val="TableParagraph"/>
              <w:spacing w:line="249" w:lineRule="exact"/>
              <w:ind w:left="166"/>
            </w:pPr>
            <w:r>
              <w:t>In</w:t>
            </w:r>
            <w:r>
              <w:rPr>
                <w:spacing w:val="-3"/>
              </w:rPr>
              <w:t xml:space="preserve"> </w:t>
            </w:r>
            <w:r>
              <w:rPr>
                <w:spacing w:val="-2"/>
              </w:rPr>
              <w:t>person</w:t>
            </w:r>
          </w:p>
        </w:tc>
        <w:tc>
          <w:tcPr>
            <w:tcW w:w="820" w:type="dxa"/>
          </w:tcPr>
          <w:p w14:paraId="3F4AB2CE" w14:textId="77777777" w:rsidR="009E7195" w:rsidRDefault="009E7195">
            <w:pPr>
              <w:pStyle w:val="TableParagraph"/>
              <w:rPr>
                <w:i/>
                <w:sz w:val="21"/>
              </w:rPr>
            </w:pPr>
          </w:p>
          <w:p w14:paraId="2FBA71E3"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Pr>
          <w:p w14:paraId="1EAFDE45" w14:textId="77777777" w:rsidR="009E7195" w:rsidRDefault="009E7195">
            <w:pPr>
              <w:pStyle w:val="TableParagraph"/>
              <w:rPr>
                <w:i/>
                <w:sz w:val="21"/>
              </w:rPr>
            </w:pPr>
          </w:p>
          <w:p w14:paraId="5BEEB782"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Pr>
          <w:p w14:paraId="7002EA23" w14:textId="77777777" w:rsidR="009E7195" w:rsidRDefault="009E7195">
            <w:pPr>
              <w:pStyle w:val="TableParagraph"/>
              <w:rPr>
                <w:i/>
                <w:sz w:val="21"/>
              </w:rPr>
            </w:pPr>
          </w:p>
          <w:p w14:paraId="3ADD40D8"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40284C82" w14:textId="77777777">
        <w:trPr>
          <w:trHeight w:val="812"/>
        </w:trPr>
        <w:tc>
          <w:tcPr>
            <w:tcW w:w="1916" w:type="dxa"/>
          </w:tcPr>
          <w:p w14:paraId="7E8E5A3C" w14:textId="77777777" w:rsidR="009E7195" w:rsidRDefault="009E7195">
            <w:pPr>
              <w:pStyle w:val="TableParagraph"/>
              <w:rPr>
                <w:i/>
                <w:sz w:val="26"/>
              </w:rPr>
            </w:pPr>
          </w:p>
          <w:p w14:paraId="36289BC5" w14:textId="77777777" w:rsidR="009E7195" w:rsidRDefault="009E7195">
            <w:pPr>
              <w:pStyle w:val="TableParagraph"/>
              <w:spacing w:before="3"/>
              <w:rPr>
                <w:i/>
                <w:sz w:val="21"/>
              </w:rPr>
            </w:pPr>
          </w:p>
          <w:p w14:paraId="4EECA4AA" w14:textId="77777777" w:rsidR="009E7195" w:rsidRDefault="00A367DA">
            <w:pPr>
              <w:pStyle w:val="TableParagraph"/>
              <w:spacing w:line="249" w:lineRule="exact"/>
              <w:ind w:left="119"/>
            </w:pPr>
            <w:r>
              <w:rPr>
                <w:spacing w:val="-2"/>
              </w:rPr>
              <w:t>François</w:t>
            </w:r>
            <w:r>
              <w:rPr>
                <w:spacing w:val="-7"/>
              </w:rPr>
              <w:t xml:space="preserve"> </w:t>
            </w:r>
            <w:r>
              <w:rPr>
                <w:spacing w:val="-2"/>
              </w:rPr>
              <w:t>Turcotte</w:t>
            </w:r>
          </w:p>
        </w:tc>
        <w:tc>
          <w:tcPr>
            <w:tcW w:w="3051" w:type="dxa"/>
          </w:tcPr>
          <w:p w14:paraId="6775EE43" w14:textId="77777777" w:rsidR="009E7195" w:rsidRDefault="00A367DA">
            <w:pPr>
              <w:pStyle w:val="TableParagraph"/>
              <w:spacing w:before="2" w:line="256" w:lineRule="auto"/>
              <w:ind w:left="143"/>
            </w:pPr>
            <w:r>
              <w:rPr>
                <w:spacing w:val="-2"/>
              </w:rPr>
              <w:t>Newfoundland</w:t>
            </w:r>
            <w:r>
              <w:rPr>
                <w:spacing w:val="-14"/>
              </w:rPr>
              <w:t xml:space="preserve"> </w:t>
            </w:r>
            <w:r>
              <w:rPr>
                <w:spacing w:val="-2"/>
              </w:rPr>
              <w:t>and</w:t>
            </w:r>
            <w:r>
              <w:rPr>
                <w:spacing w:val="-13"/>
              </w:rPr>
              <w:t xml:space="preserve"> </w:t>
            </w:r>
            <w:r>
              <w:rPr>
                <w:spacing w:val="-2"/>
              </w:rPr>
              <w:t>Labrador Region</w:t>
            </w:r>
          </w:p>
          <w:p w14:paraId="32427EBF" w14:textId="77777777" w:rsidR="009E7195" w:rsidRDefault="00A367DA">
            <w:pPr>
              <w:pStyle w:val="TableParagraph"/>
              <w:spacing w:line="249" w:lineRule="exact"/>
              <w:ind w:left="14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3C052946" w14:textId="77777777" w:rsidR="009E7195" w:rsidRDefault="009E7195">
            <w:pPr>
              <w:pStyle w:val="TableParagraph"/>
              <w:rPr>
                <w:i/>
                <w:sz w:val="26"/>
              </w:rPr>
            </w:pPr>
          </w:p>
          <w:p w14:paraId="2D0D2BA3" w14:textId="77777777" w:rsidR="009E7195" w:rsidRDefault="009E7195">
            <w:pPr>
              <w:pStyle w:val="TableParagraph"/>
              <w:spacing w:before="3"/>
              <w:rPr>
                <w:i/>
                <w:sz w:val="21"/>
              </w:rPr>
            </w:pPr>
          </w:p>
          <w:p w14:paraId="6D4FD172" w14:textId="77777777" w:rsidR="009E7195" w:rsidRDefault="00A367DA">
            <w:pPr>
              <w:pStyle w:val="TableParagraph"/>
              <w:spacing w:line="249" w:lineRule="exact"/>
              <w:ind w:left="166"/>
            </w:pPr>
            <w:r>
              <w:rPr>
                <w:spacing w:val="-2"/>
              </w:rPr>
              <w:t>Virtual</w:t>
            </w:r>
          </w:p>
        </w:tc>
        <w:tc>
          <w:tcPr>
            <w:tcW w:w="820" w:type="dxa"/>
          </w:tcPr>
          <w:p w14:paraId="2A22FC53" w14:textId="77777777" w:rsidR="009E7195" w:rsidRDefault="009E7195">
            <w:pPr>
              <w:pStyle w:val="TableParagraph"/>
              <w:rPr>
                <w:rFonts w:ascii="Times New Roman"/>
                <w:sz w:val="20"/>
              </w:rPr>
            </w:pPr>
          </w:p>
        </w:tc>
        <w:tc>
          <w:tcPr>
            <w:tcW w:w="807" w:type="dxa"/>
          </w:tcPr>
          <w:p w14:paraId="1B36C403" w14:textId="77777777" w:rsidR="009E7195" w:rsidRDefault="009E7195">
            <w:pPr>
              <w:pStyle w:val="TableParagraph"/>
              <w:rPr>
                <w:rFonts w:ascii="Times New Roman"/>
                <w:sz w:val="20"/>
              </w:rPr>
            </w:pPr>
          </w:p>
        </w:tc>
        <w:tc>
          <w:tcPr>
            <w:tcW w:w="809" w:type="dxa"/>
          </w:tcPr>
          <w:p w14:paraId="1F0A61FC" w14:textId="77777777" w:rsidR="009E7195" w:rsidRDefault="009E7195">
            <w:pPr>
              <w:pStyle w:val="TableParagraph"/>
              <w:rPr>
                <w:i/>
              </w:rPr>
            </w:pPr>
          </w:p>
          <w:p w14:paraId="6C5DD18B" w14:textId="77777777" w:rsidR="009E7195" w:rsidRDefault="009E7195">
            <w:pPr>
              <w:pStyle w:val="TableParagraph"/>
              <w:spacing w:before="6"/>
              <w:rPr>
                <w:i/>
              </w:rPr>
            </w:pPr>
          </w:p>
          <w:p w14:paraId="663CA8E5" w14:textId="77777777" w:rsidR="009E7195" w:rsidRDefault="00A367DA">
            <w:pPr>
              <w:pStyle w:val="TableParagraph"/>
              <w:spacing w:before="1" w:line="280" w:lineRule="exact"/>
              <w:ind w:left="118"/>
              <w:rPr>
                <w:rFonts w:ascii="Segoe UI Symbol" w:hAnsi="Segoe UI Symbol"/>
              </w:rPr>
            </w:pPr>
            <w:r>
              <w:rPr>
                <w:rFonts w:ascii="Segoe UI Symbol" w:hAnsi="Segoe UI Symbol"/>
                <w:w w:val="110"/>
              </w:rPr>
              <w:t>✓</w:t>
            </w:r>
          </w:p>
        </w:tc>
      </w:tr>
      <w:tr w:rsidR="009E7195" w14:paraId="01CD7EEC" w14:textId="77777777">
        <w:trPr>
          <w:trHeight w:val="270"/>
        </w:trPr>
        <w:tc>
          <w:tcPr>
            <w:tcW w:w="1916" w:type="dxa"/>
          </w:tcPr>
          <w:p w14:paraId="650BDF9B" w14:textId="77777777" w:rsidR="009E7195" w:rsidRDefault="00A367DA">
            <w:pPr>
              <w:pStyle w:val="TableParagraph"/>
              <w:spacing w:before="2" w:line="249" w:lineRule="exact"/>
              <w:ind w:left="119"/>
            </w:pPr>
            <w:r>
              <w:rPr>
                <w:spacing w:val="-2"/>
              </w:rPr>
              <w:t>Audrey</w:t>
            </w:r>
            <w:r>
              <w:rPr>
                <w:spacing w:val="-8"/>
              </w:rPr>
              <w:t xml:space="preserve"> </w:t>
            </w:r>
            <w:r>
              <w:rPr>
                <w:spacing w:val="-5"/>
              </w:rPr>
              <w:t>Ty</w:t>
            </w:r>
          </w:p>
        </w:tc>
        <w:tc>
          <w:tcPr>
            <w:tcW w:w="3051" w:type="dxa"/>
          </w:tcPr>
          <w:p w14:paraId="138E28FC" w14:textId="77777777" w:rsidR="009E7195" w:rsidRDefault="00A367DA">
            <w:pPr>
              <w:pStyle w:val="TableParagraph"/>
              <w:spacing w:before="2" w:line="249" w:lineRule="exact"/>
              <w:ind w:left="14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6" w:type="dxa"/>
          </w:tcPr>
          <w:p w14:paraId="4FC6FFB2" w14:textId="77777777" w:rsidR="009E7195" w:rsidRDefault="00A367DA">
            <w:pPr>
              <w:pStyle w:val="TableParagraph"/>
              <w:spacing w:before="2" w:line="249" w:lineRule="exact"/>
              <w:ind w:left="166"/>
            </w:pPr>
            <w:r>
              <w:rPr>
                <w:spacing w:val="-2"/>
              </w:rPr>
              <w:t>Virtual</w:t>
            </w:r>
          </w:p>
        </w:tc>
        <w:tc>
          <w:tcPr>
            <w:tcW w:w="820" w:type="dxa"/>
          </w:tcPr>
          <w:p w14:paraId="204C39B1" w14:textId="77777777" w:rsidR="009E7195" w:rsidRDefault="00A367DA">
            <w:pPr>
              <w:pStyle w:val="TableParagraph"/>
              <w:spacing w:line="251" w:lineRule="exact"/>
              <w:ind w:left="133"/>
              <w:rPr>
                <w:rFonts w:ascii="Segoe UI Symbol" w:hAnsi="Segoe UI Symbol"/>
              </w:rPr>
            </w:pPr>
            <w:r>
              <w:rPr>
                <w:rFonts w:ascii="Segoe UI Symbol" w:hAnsi="Segoe UI Symbol"/>
                <w:w w:val="110"/>
              </w:rPr>
              <w:t>✓</w:t>
            </w:r>
          </w:p>
        </w:tc>
        <w:tc>
          <w:tcPr>
            <w:tcW w:w="807" w:type="dxa"/>
          </w:tcPr>
          <w:p w14:paraId="274DEF9A" w14:textId="77777777" w:rsidR="009E7195" w:rsidRDefault="00A367DA">
            <w:pPr>
              <w:pStyle w:val="TableParagraph"/>
              <w:spacing w:line="251" w:lineRule="exact"/>
              <w:ind w:left="119"/>
              <w:rPr>
                <w:rFonts w:ascii="Segoe UI Symbol" w:hAnsi="Segoe UI Symbol"/>
              </w:rPr>
            </w:pPr>
            <w:r>
              <w:rPr>
                <w:rFonts w:ascii="Segoe UI Symbol" w:hAnsi="Segoe UI Symbol"/>
                <w:w w:val="110"/>
              </w:rPr>
              <w:t>✓</w:t>
            </w:r>
          </w:p>
        </w:tc>
        <w:tc>
          <w:tcPr>
            <w:tcW w:w="809" w:type="dxa"/>
          </w:tcPr>
          <w:p w14:paraId="73EDB88A" w14:textId="77777777" w:rsidR="009E7195" w:rsidRDefault="00A367DA">
            <w:pPr>
              <w:pStyle w:val="TableParagraph"/>
              <w:spacing w:line="251" w:lineRule="exact"/>
              <w:ind w:left="118"/>
              <w:rPr>
                <w:rFonts w:ascii="Segoe UI Symbol" w:hAnsi="Segoe UI Symbol"/>
              </w:rPr>
            </w:pPr>
            <w:r>
              <w:rPr>
                <w:rFonts w:ascii="Segoe UI Symbol" w:hAnsi="Segoe UI Symbol"/>
                <w:w w:val="110"/>
              </w:rPr>
              <w:t>✓</w:t>
            </w:r>
          </w:p>
        </w:tc>
      </w:tr>
      <w:tr w:rsidR="009E7195" w14:paraId="4AF22D98" w14:textId="77777777">
        <w:trPr>
          <w:trHeight w:val="541"/>
        </w:trPr>
        <w:tc>
          <w:tcPr>
            <w:tcW w:w="1916" w:type="dxa"/>
          </w:tcPr>
          <w:p w14:paraId="438ACFB8" w14:textId="77777777" w:rsidR="009E7195" w:rsidRDefault="009E7195">
            <w:pPr>
              <w:pStyle w:val="TableParagraph"/>
              <w:spacing w:before="8"/>
              <w:rPr>
                <w:i/>
                <w:sz w:val="23"/>
              </w:rPr>
            </w:pPr>
          </w:p>
          <w:p w14:paraId="3F4F9139" w14:textId="77777777" w:rsidR="009E7195" w:rsidRDefault="00A367DA">
            <w:pPr>
              <w:pStyle w:val="TableParagraph"/>
              <w:spacing w:line="249" w:lineRule="exact"/>
              <w:ind w:left="119"/>
            </w:pPr>
            <w:r>
              <w:t>Kari</w:t>
            </w:r>
            <w:r>
              <w:rPr>
                <w:spacing w:val="-2"/>
              </w:rPr>
              <w:t xml:space="preserve"> Underhill</w:t>
            </w:r>
          </w:p>
        </w:tc>
        <w:tc>
          <w:tcPr>
            <w:tcW w:w="3051" w:type="dxa"/>
          </w:tcPr>
          <w:p w14:paraId="6A831E35" w14:textId="77777777" w:rsidR="009E7195" w:rsidRDefault="00A367DA">
            <w:pPr>
              <w:pStyle w:val="TableParagraph"/>
              <w:spacing w:before="2"/>
              <w:ind w:left="143"/>
            </w:pPr>
            <w:r>
              <w:rPr>
                <w:spacing w:val="-2"/>
              </w:rPr>
              <w:t>Region</w:t>
            </w:r>
          </w:p>
          <w:p w14:paraId="432AC3AD" w14:textId="77777777" w:rsidR="009E7195" w:rsidRDefault="00A367DA">
            <w:pPr>
              <w:pStyle w:val="TableParagraph"/>
              <w:spacing w:before="18" w:line="249" w:lineRule="exact"/>
              <w:ind w:left="143"/>
            </w:pPr>
            <w:r>
              <w:t>DFO</w:t>
            </w:r>
            <w:r>
              <w:rPr>
                <w:spacing w:val="-6"/>
              </w:rPr>
              <w:t xml:space="preserve"> </w:t>
            </w:r>
            <w:r>
              <w:t>Science</w:t>
            </w:r>
            <w:r>
              <w:rPr>
                <w:spacing w:val="-5"/>
              </w:rPr>
              <w:t xml:space="preserve"> </w:t>
            </w:r>
            <w:r>
              <w:t>-</w:t>
            </w:r>
            <w:r>
              <w:rPr>
                <w:spacing w:val="-5"/>
              </w:rPr>
              <w:t xml:space="preserve"> </w:t>
            </w:r>
            <w:r>
              <w:t>Gulf</w:t>
            </w:r>
            <w:r>
              <w:rPr>
                <w:spacing w:val="-6"/>
              </w:rPr>
              <w:t xml:space="preserve"> </w:t>
            </w:r>
            <w:r>
              <w:rPr>
                <w:spacing w:val="-2"/>
              </w:rPr>
              <w:t>Region</w:t>
            </w:r>
          </w:p>
        </w:tc>
        <w:tc>
          <w:tcPr>
            <w:tcW w:w="1406" w:type="dxa"/>
          </w:tcPr>
          <w:p w14:paraId="5AA19751" w14:textId="77777777" w:rsidR="009E7195" w:rsidRDefault="009E7195">
            <w:pPr>
              <w:pStyle w:val="TableParagraph"/>
              <w:spacing w:before="8"/>
              <w:rPr>
                <w:i/>
                <w:sz w:val="23"/>
              </w:rPr>
            </w:pPr>
          </w:p>
          <w:p w14:paraId="0436E59B" w14:textId="77777777" w:rsidR="009E7195" w:rsidRDefault="00A367DA">
            <w:pPr>
              <w:pStyle w:val="TableParagraph"/>
              <w:spacing w:line="249" w:lineRule="exact"/>
              <w:ind w:left="166"/>
            </w:pPr>
            <w:r>
              <w:t>In</w:t>
            </w:r>
            <w:r>
              <w:rPr>
                <w:spacing w:val="-3"/>
              </w:rPr>
              <w:t xml:space="preserve"> </w:t>
            </w:r>
            <w:r>
              <w:rPr>
                <w:spacing w:val="-2"/>
              </w:rPr>
              <w:t>person</w:t>
            </w:r>
          </w:p>
        </w:tc>
        <w:tc>
          <w:tcPr>
            <w:tcW w:w="820" w:type="dxa"/>
          </w:tcPr>
          <w:p w14:paraId="4913235B" w14:textId="77777777" w:rsidR="009E7195" w:rsidRDefault="009E7195">
            <w:pPr>
              <w:pStyle w:val="TableParagraph"/>
              <w:rPr>
                <w:i/>
                <w:sz w:val="21"/>
              </w:rPr>
            </w:pPr>
          </w:p>
          <w:p w14:paraId="7E402ECD"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Pr>
          <w:p w14:paraId="7F505904" w14:textId="77777777" w:rsidR="009E7195" w:rsidRDefault="009E7195">
            <w:pPr>
              <w:pStyle w:val="TableParagraph"/>
              <w:rPr>
                <w:i/>
                <w:sz w:val="21"/>
              </w:rPr>
            </w:pPr>
          </w:p>
          <w:p w14:paraId="4873FA0B"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Pr>
          <w:p w14:paraId="244C611F" w14:textId="77777777" w:rsidR="009E7195" w:rsidRDefault="009E7195">
            <w:pPr>
              <w:pStyle w:val="TableParagraph"/>
              <w:rPr>
                <w:i/>
                <w:sz w:val="21"/>
              </w:rPr>
            </w:pPr>
          </w:p>
          <w:p w14:paraId="2136B609"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63BE8B86" w14:textId="77777777">
        <w:trPr>
          <w:trHeight w:val="812"/>
        </w:trPr>
        <w:tc>
          <w:tcPr>
            <w:tcW w:w="1916" w:type="dxa"/>
          </w:tcPr>
          <w:p w14:paraId="47CBEE25" w14:textId="77777777" w:rsidR="009E7195" w:rsidRDefault="00A367DA">
            <w:pPr>
              <w:pStyle w:val="TableParagraph"/>
              <w:spacing w:before="2"/>
              <w:ind w:left="119"/>
            </w:pPr>
            <w:r>
              <w:t>Lenore</w:t>
            </w:r>
            <w:r>
              <w:rPr>
                <w:spacing w:val="-8"/>
              </w:rPr>
              <w:t xml:space="preserve"> </w:t>
            </w:r>
            <w:r>
              <w:rPr>
                <w:spacing w:val="-10"/>
              </w:rPr>
              <w:t>J</w:t>
            </w:r>
          </w:p>
          <w:p w14:paraId="757BD7AE" w14:textId="77777777" w:rsidR="009E7195" w:rsidRDefault="00A367DA">
            <w:pPr>
              <w:pStyle w:val="TableParagraph"/>
              <w:spacing w:line="270" w:lineRule="atLeast"/>
              <w:ind w:left="119" w:hanging="8"/>
            </w:pPr>
            <w:proofErr w:type="spellStart"/>
            <w:r>
              <w:rPr>
                <w:spacing w:val="-4"/>
              </w:rPr>
              <w:t>Vandenbyllaardt</w:t>
            </w:r>
            <w:proofErr w:type="spellEnd"/>
            <w:r>
              <w:rPr>
                <w:spacing w:val="-4"/>
              </w:rPr>
              <w:t xml:space="preserve"> </w:t>
            </w:r>
            <w:r>
              <w:t xml:space="preserve">Rick J </w:t>
            </w:r>
            <w:proofErr w:type="spellStart"/>
            <w:r>
              <w:t>Wastle</w:t>
            </w:r>
            <w:proofErr w:type="spellEnd"/>
          </w:p>
        </w:tc>
        <w:tc>
          <w:tcPr>
            <w:tcW w:w="3051" w:type="dxa"/>
          </w:tcPr>
          <w:p w14:paraId="2B0E310A" w14:textId="77777777" w:rsidR="009E7195" w:rsidRDefault="00A367DA">
            <w:pPr>
              <w:pStyle w:val="TableParagraph"/>
              <w:spacing w:before="2" w:line="256" w:lineRule="auto"/>
              <w:ind w:left="136" w:firstLine="7"/>
            </w:pPr>
            <w:r>
              <w:t>DFO</w:t>
            </w:r>
            <w:r>
              <w:rPr>
                <w:spacing w:val="-16"/>
              </w:rPr>
              <w:t xml:space="preserve"> </w:t>
            </w:r>
            <w:r>
              <w:t>Science</w:t>
            </w:r>
            <w:r>
              <w:rPr>
                <w:spacing w:val="-15"/>
              </w:rPr>
              <w:t xml:space="preserve"> </w:t>
            </w:r>
            <w:r>
              <w:t>-</w:t>
            </w:r>
            <w:r>
              <w:rPr>
                <w:spacing w:val="-15"/>
              </w:rPr>
              <w:t xml:space="preserve"> </w:t>
            </w:r>
            <w:r>
              <w:t>Central</w:t>
            </w:r>
            <w:r>
              <w:rPr>
                <w:spacing w:val="-16"/>
              </w:rPr>
              <w:t xml:space="preserve"> </w:t>
            </w:r>
            <w:r>
              <w:t>and Arctic Region</w:t>
            </w:r>
          </w:p>
          <w:p w14:paraId="5A7C05CD" w14:textId="77777777" w:rsidR="009E7195" w:rsidRDefault="00A367DA">
            <w:pPr>
              <w:pStyle w:val="TableParagraph"/>
              <w:spacing w:line="249" w:lineRule="exact"/>
              <w:ind w:left="143"/>
            </w:pPr>
            <w:r>
              <w:t>DFO</w:t>
            </w:r>
            <w:r>
              <w:rPr>
                <w:spacing w:val="-7"/>
              </w:rPr>
              <w:t xml:space="preserve"> </w:t>
            </w:r>
            <w:r>
              <w:t>Science</w:t>
            </w:r>
            <w:r>
              <w:rPr>
                <w:spacing w:val="-7"/>
              </w:rPr>
              <w:t xml:space="preserve"> </w:t>
            </w:r>
            <w:r>
              <w:t>-</w:t>
            </w:r>
            <w:r>
              <w:rPr>
                <w:spacing w:val="-7"/>
              </w:rPr>
              <w:t xml:space="preserve"> </w:t>
            </w:r>
            <w:r>
              <w:t>Central</w:t>
            </w:r>
            <w:r>
              <w:rPr>
                <w:spacing w:val="-7"/>
              </w:rPr>
              <w:t xml:space="preserve"> </w:t>
            </w:r>
            <w:r>
              <w:rPr>
                <w:spacing w:val="-5"/>
              </w:rPr>
              <w:t>and</w:t>
            </w:r>
          </w:p>
        </w:tc>
        <w:tc>
          <w:tcPr>
            <w:tcW w:w="1406" w:type="dxa"/>
          </w:tcPr>
          <w:p w14:paraId="62F77A03" w14:textId="77777777" w:rsidR="009E7195" w:rsidRDefault="00A367DA">
            <w:pPr>
              <w:pStyle w:val="TableParagraph"/>
              <w:spacing w:before="2"/>
              <w:ind w:left="166"/>
            </w:pPr>
            <w:r>
              <w:rPr>
                <w:spacing w:val="-2"/>
              </w:rPr>
              <w:t>Virtual</w:t>
            </w:r>
          </w:p>
          <w:p w14:paraId="4B10BE8C" w14:textId="77777777" w:rsidR="009E7195" w:rsidRDefault="009E7195">
            <w:pPr>
              <w:pStyle w:val="TableParagraph"/>
              <w:spacing w:before="1"/>
              <w:rPr>
                <w:i/>
                <w:sz w:val="25"/>
              </w:rPr>
            </w:pPr>
          </w:p>
          <w:p w14:paraId="5C6AEB8E" w14:textId="77777777" w:rsidR="009E7195" w:rsidRDefault="00A367DA">
            <w:pPr>
              <w:pStyle w:val="TableParagraph"/>
              <w:spacing w:line="249" w:lineRule="exact"/>
              <w:ind w:left="166"/>
            </w:pPr>
            <w:r>
              <w:rPr>
                <w:spacing w:val="-2"/>
              </w:rPr>
              <w:t>Virtual</w:t>
            </w:r>
          </w:p>
        </w:tc>
        <w:tc>
          <w:tcPr>
            <w:tcW w:w="820" w:type="dxa"/>
          </w:tcPr>
          <w:p w14:paraId="0CDB999B" w14:textId="77777777" w:rsidR="009E7195" w:rsidRDefault="00A367DA">
            <w:pPr>
              <w:pStyle w:val="TableParagraph"/>
              <w:spacing w:line="264" w:lineRule="exact"/>
              <w:ind w:left="133"/>
              <w:rPr>
                <w:rFonts w:ascii="Segoe UI Symbol" w:hAnsi="Segoe UI Symbol"/>
              </w:rPr>
            </w:pPr>
            <w:r>
              <w:rPr>
                <w:rFonts w:ascii="Segoe UI Symbol" w:hAnsi="Segoe UI Symbol"/>
                <w:w w:val="110"/>
              </w:rPr>
              <w:t>✓</w:t>
            </w:r>
          </w:p>
          <w:p w14:paraId="5FA07BD0" w14:textId="77777777" w:rsidR="009E7195" w:rsidRDefault="009E7195">
            <w:pPr>
              <w:pStyle w:val="TableParagraph"/>
              <w:spacing w:before="7"/>
              <w:rPr>
                <w:i/>
                <w:sz w:val="21"/>
              </w:rPr>
            </w:pPr>
          </w:p>
          <w:p w14:paraId="2ABAD6B8" w14:textId="77777777" w:rsidR="009E7195" w:rsidRDefault="00A367DA">
            <w:pPr>
              <w:pStyle w:val="TableParagraph"/>
              <w:spacing w:before="1" w:line="280" w:lineRule="exact"/>
              <w:ind w:left="133"/>
              <w:rPr>
                <w:rFonts w:ascii="Segoe UI Symbol" w:hAnsi="Segoe UI Symbol"/>
              </w:rPr>
            </w:pPr>
            <w:r>
              <w:rPr>
                <w:rFonts w:ascii="Segoe UI Symbol" w:hAnsi="Segoe UI Symbol"/>
                <w:w w:val="110"/>
              </w:rPr>
              <w:t>✓</w:t>
            </w:r>
          </w:p>
        </w:tc>
        <w:tc>
          <w:tcPr>
            <w:tcW w:w="807" w:type="dxa"/>
          </w:tcPr>
          <w:p w14:paraId="5CCC29DB" w14:textId="77777777" w:rsidR="009E7195" w:rsidRDefault="00A367DA">
            <w:pPr>
              <w:pStyle w:val="TableParagraph"/>
              <w:spacing w:line="264" w:lineRule="exact"/>
              <w:ind w:left="119"/>
              <w:rPr>
                <w:rFonts w:ascii="Segoe UI Symbol" w:hAnsi="Segoe UI Symbol"/>
              </w:rPr>
            </w:pPr>
            <w:r>
              <w:rPr>
                <w:rFonts w:ascii="Segoe UI Symbol" w:hAnsi="Segoe UI Symbol"/>
                <w:w w:val="110"/>
              </w:rPr>
              <w:t>✓</w:t>
            </w:r>
          </w:p>
          <w:p w14:paraId="1F6EAEAC" w14:textId="77777777" w:rsidR="009E7195" w:rsidRDefault="009E7195">
            <w:pPr>
              <w:pStyle w:val="TableParagraph"/>
              <w:spacing w:before="7"/>
              <w:rPr>
                <w:i/>
                <w:sz w:val="21"/>
              </w:rPr>
            </w:pPr>
          </w:p>
          <w:p w14:paraId="742FB67A" w14:textId="77777777" w:rsidR="009E7195" w:rsidRDefault="00A367DA">
            <w:pPr>
              <w:pStyle w:val="TableParagraph"/>
              <w:spacing w:before="1" w:line="280" w:lineRule="exact"/>
              <w:ind w:left="119"/>
              <w:rPr>
                <w:rFonts w:ascii="Segoe UI Symbol" w:hAnsi="Segoe UI Symbol"/>
              </w:rPr>
            </w:pPr>
            <w:r>
              <w:rPr>
                <w:rFonts w:ascii="Segoe UI Symbol" w:hAnsi="Segoe UI Symbol"/>
                <w:w w:val="110"/>
              </w:rPr>
              <w:t>✓</w:t>
            </w:r>
          </w:p>
        </w:tc>
        <w:tc>
          <w:tcPr>
            <w:tcW w:w="809" w:type="dxa"/>
          </w:tcPr>
          <w:p w14:paraId="657856C9" w14:textId="77777777" w:rsidR="009E7195" w:rsidRDefault="00A367DA">
            <w:pPr>
              <w:pStyle w:val="TableParagraph"/>
              <w:spacing w:line="264" w:lineRule="exact"/>
              <w:ind w:left="118"/>
              <w:rPr>
                <w:rFonts w:ascii="Segoe UI Symbol" w:hAnsi="Segoe UI Symbol"/>
              </w:rPr>
            </w:pPr>
            <w:r>
              <w:rPr>
                <w:rFonts w:ascii="Segoe UI Symbol" w:hAnsi="Segoe UI Symbol"/>
                <w:w w:val="110"/>
              </w:rPr>
              <w:t>✓</w:t>
            </w:r>
          </w:p>
          <w:p w14:paraId="54A64F95" w14:textId="77777777" w:rsidR="009E7195" w:rsidRDefault="009E7195">
            <w:pPr>
              <w:pStyle w:val="TableParagraph"/>
              <w:spacing w:before="7"/>
              <w:rPr>
                <w:i/>
                <w:sz w:val="21"/>
              </w:rPr>
            </w:pPr>
          </w:p>
          <w:p w14:paraId="0B47FCEB" w14:textId="77777777" w:rsidR="009E7195" w:rsidRDefault="00A367DA">
            <w:pPr>
              <w:pStyle w:val="TableParagraph"/>
              <w:spacing w:before="1" w:line="280" w:lineRule="exact"/>
              <w:ind w:left="118"/>
              <w:rPr>
                <w:rFonts w:ascii="Segoe UI Symbol" w:hAnsi="Segoe UI Symbol"/>
              </w:rPr>
            </w:pPr>
            <w:r>
              <w:rPr>
                <w:rFonts w:ascii="Segoe UI Symbol" w:hAnsi="Segoe UI Symbol"/>
                <w:w w:val="110"/>
              </w:rPr>
              <w:t>✓</w:t>
            </w:r>
          </w:p>
        </w:tc>
      </w:tr>
      <w:tr w:rsidR="009E7195" w14:paraId="2C5F0000" w14:textId="77777777">
        <w:trPr>
          <w:trHeight w:val="541"/>
        </w:trPr>
        <w:tc>
          <w:tcPr>
            <w:tcW w:w="1916" w:type="dxa"/>
          </w:tcPr>
          <w:p w14:paraId="1FFB90D0" w14:textId="77777777" w:rsidR="009E7195" w:rsidRDefault="009E7195">
            <w:pPr>
              <w:pStyle w:val="TableParagraph"/>
              <w:spacing w:before="8"/>
              <w:rPr>
                <w:i/>
                <w:sz w:val="23"/>
              </w:rPr>
            </w:pPr>
          </w:p>
          <w:p w14:paraId="10EF3C14" w14:textId="77777777" w:rsidR="009E7195" w:rsidRDefault="00A367DA">
            <w:pPr>
              <w:pStyle w:val="TableParagraph"/>
              <w:spacing w:line="249" w:lineRule="exact"/>
              <w:ind w:left="119"/>
            </w:pPr>
            <w:r>
              <w:rPr>
                <w:spacing w:val="-2"/>
              </w:rPr>
              <w:t>Emily</w:t>
            </w:r>
            <w:r>
              <w:rPr>
                <w:spacing w:val="-10"/>
              </w:rPr>
              <w:t xml:space="preserve"> </w:t>
            </w:r>
            <w:r>
              <w:rPr>
                <w:spacing w:val="-2"/>
              </w:rPr>
              <w:t>Way-</w:t>
            </w:r>
            <w:r>
              <w:rPr>
                <w:spacing w:val="-5"/>
              </w:rPr>
              <w:t>Nee</w:t>
            </w:r>
          </w:p>
        </w:tc>
        <w:tc>
          <w:tcPr>
            <w:tcW w:w="3051" w:type="dxa"/>
          </w:tcPr>
          <w:p w14:paraId="44E08DCD" w14:textId="77777777" w:rsidR="009E7195" w:rsidRDefault="00A367DA">
            <w:pPr>
              <w:pStyle w:val="TableParagraph"/>
              <w:spacing w:before="2"/>
              <w:ind w:left="136"/>
            </w:pPr>
            <w:r>
              <w:t>Arctic</w:t>
            </w:r>
            <w:r>
              <w:rPr>
                <w:spacing w:val="-7"/>
              </w:rPr>
              <w:t xml:space="preserve"> </w:t>
            </w:r>
            <w:r>
              <w:rPr>
                <w:spacing w:val="-2"/>
              </w:rPr>
              <w:t>Region</w:t>
            </w:r>
          </w:p>
          <w:p w14:paraId="75ACD6B3" w14:textId="77777777" w:rsidR="009E7195" w:rsidRDefault="00A367DA">
            <w:pPr>
              <w:pStyle w:val="TableParagraph"/>
              <w:spacing w:before="18" w:line="249" w:lineRule="exact"/>
              <w:ind w:left="14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02B57A15" w14:textId="77777777" w:rsidR="009E7195" w:rsidRDefault="009E7195">
            <w:pPr>
              <w:pStyle w:val="TableParagraph"/>
              <w:spacing w:before="8"/>
              <w:rPr>
                <w:i/>
                <w:sz w:val="23"/>
              </w:rPr>
            </w:pPr>
          </w:p>
          <w:p w14:paraId="07191E39" w14:textId="77777777" w:rsidR="009E7195" w:rsidRDefault="00A367DA">
            <w:pPr>
              <w:pStyle w:val="TableParagraph"/>
              <w:spacing w:line="249" w:lineRule="exact"/>
              <w:ind w:left="166"/>
            </w:pPr>
            <w:r>
              <w:rPr>
                <w:spacing w:val="-2"/>
              </w:rPr>
              <w:t>Virtual</w:t>
            </w:r>
          </w:p>
        </w:tc>
        <w:tc>
          <w:tcPr>
            <w:tcW w:w="820" w:type="dxa"/>
          </w:tcPr>
          <w:p w14:paraId="69A912B9" w14:textId="77777777" w:rsidR="009E7195" w:rsidRDefault="009E7195">
            <w:pPr>
              <w:pStyle w:val="TableParagraph"/>
              <w:rPr>
                <w:i/>
                <w:sz w:val="21"/>
              </w:rPr>
            </w:pPr>
          </w:p>
          <w:p w14:paraId="164045E0"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Pr>
          <w:p w14:paraId="3AC5648A" w14:textId="77777777" w:rsidR="009E7195" w:rsidRDefault="009E7195">
            <w:pPr>
              <w:pStyle w:val="TableParagraph"/>
              <w:rPr>
                <w:i/>
                <w:sz w:val="21"/>
              </w:rPr>
            </w:pPr>
          </w:p>
          <w:p w14:paraId="41AEC485"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Pr>
          <w:p w14:paraId="68B5F99B" w14:textId="77777777" w:rsidR="009E7195" w:rsidRDefault="009E7195">
            <w:pPr>
              <w:pStyle w:val="TableParagraph"/>
              <w:rPr>
                <w:i/>
                <w:sz w:val="21"/>
              </w:rPr>
            </w:pPr>
          </w:p>
          <w:p w14:paraId="2835A09A"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5E7787DD" w14:textId="77777777">
        <w:trPr>
          <w:trHeight w:val="541"/>
        </w:trPr>
        <w:tc>
          <w:tcPr>
            <w:tcW w:w="1916" w:type="dxa"/>
          </w:tcPr>
          <w:p w14:paraId="538FC17D" w14:textId="77777777" w:rsidR="009E7195" w:rsidRDefault="009E7195">
            <w:pPr>
              <w:pStyle w:val="TableParagraph"/>
              <w:spacing w:before="8"/>
              <w:rPr>
                <w:i/>
                <w:sz w:val="23"/>
              </w:rPr>
            </w:pPr>
          </w:p>
          <w:p w14:paraId="4CFEA8CF" w14:textId="77777777" w:rsidR="009E7195" w:rsidRDefault="00A367DA">
            <w:pPr>
              <w:pStyle w:val="TableParagraph"/>
              <w:spacing w:line="249" w:lineRule="exact"/>
              <w:ind w:left="119"/>
            </w:pPr>
            <w:r>
              <w:t>Ellie</w:t>
            </w:r>
            <w:r>
              <w:rPr>
                <w:spacing w:val="-6"/>
              </w:rPr>
              <w:t xml:space="preserve"> </w:t>
            </w:r>
            <w:r>
              <w:rPr>
                <w:spacing w:val="-2"/>
              </w:rPr>
              <w:t>Weise</w:t>
            </w:r>
          </w:p>
        </w:tc>
        <w:tc>
          <w:tcPr>
            <w:tcW w:w="3051" w:type="dxa"/>
          </w:tcPr>
          <w:p w14:paraId="609EE337" w14:textId="77777777" w:rsidR="009E7195" w:rsidRDefault="00A367DA">
            <w:pPr>
              <w:pStyle w:val="TableParagraph"/>
              <w:spacing w:before="2"/>
              <w:ind w:left="143"/>
            </w:pPr>
            <w:r>
              <w:rPr>
                <w:spacing w:val="-2"/>
              </w:rPr>
              <w:t>Region</w:t>
            </w:r>
          </w:p>
          <w:p w14:paraId="4A7FA2E6" w14:textId="77777777" w:rsidR="009E7195" w:rsidRDefault="00A367DA">
            <w:pPr>
              <w:pStyle w:val="TableParagraph"/>
              <w:spacing w:before="18" w:line="249" w:lineRule="exact"/>
              <w:ind w:left="143"/>
            </w:pPr>
            <w:r>
              <w:t>DFO</w:t>
            </w:r>
            <w:r>
              <w:rPr>
                <w:spacing w:val="-6"/>
              </w:rPr>
              <w:t xml:space="preserve"> </w:t>
            </w:r>
            <w:r>
              <w:t>Science</w:t>
            </w:r>
            <w:r>
              <w:rPr>
                <w:spacing w:val="-5"/>
              </w:rPr>
              <w:t xml:space="preserve"> </w:t>
            </w:r>
            <w:r>
              <w:t>-</w:t>
            </w:r>
            <w:r>
              <w:rPr>
                <w:spacing w:val="-6"/>
              </w:rPr>
              <w:t xml:space="preserve"> </w:t>
            </w:r>
            <w:r>
              <w:rPr>
                <w:spacing w:val="-2"/>
              </w:rPr>
              <w:t>Dalhousie</w:t>
            </w:r>
          </w:p>
        </w:tc>
        <w:tc>
          <w:tcPr>
            <w:tcW w:w="1406" w:type="dxa"/>
          </w:tcPr>
          <w:p w14:paraId="1D993D4E" w14:textId="77777777" w:rsidR="009E7195" w:rsidRDefault="009E7195">
            <w:pPr>
              <w:pStyle w:val="TableParagraph"/>
              <w:spacing w:before="8"/>
              <w:rPr>
                <w:i/>
                <w:sz w:val="23"/>
              </w:rPr>
            </w:pPr>
          </w:p>
          <w:p w14:paraId="1AD19475" w14:textId="77777777" w:rsidR="009E7195" w:rsidRDefault="00A367DA">
            <w:pPr>
              <w:pStyle w:val="TableParagraph"/>
              <w:spacing w:line="249" w:lineRule="exact"/>
              <w:ind w:left="166"/>
            </w:pPr>
            <w:r>
              <w:t>In</w:t>
            </w:r>
            <w:r>
              <w:rPr>
                <w:spacing w:val="-3"/>
              </w:rPr>
              <w:t xml:space="preserve"> </w:t>
            </w:r>
            <w:r>
              <w:rPr>
                <w:spacing w:val="-2"/>
              </w:rPr>
              <w:t>person</w:t>
            </w:r>
          </w:p>
        </w:tc>
        <w:tc>
          <w:tcPr>
            <w:tcW w:w="820" w:type="dxa"/>
          </w:tcPr>
          <w:p w14:paraId="75390C0A" w14:textId="77777777" w:rsidR="009E7195" w:rsidRDefault="009E7195">
            <w:pPr>
              <w:pStyle w:val="TableParagraph"/>
              <w:rPr>
                <w:i/>
                <w:sz w:val="21"/>
              </w:rPr>
            </w:pPr>
          </w:p>
          <w:p w14:paraId="288FDD09"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Pr>
          <w:p w14:paraId="321F706C" w14:textId="77777777" w:rsidR="009E7195" w:rsidRDefault="009E7195">
            <w:pPr>
              <w:pStyle w:val="TableParagraph"/>
              <w:rPr>
                <w:i/>
                <w:sz w:val="21"/>
              </w:rPr>
            </w:pPr>
          </w:p>
          <w:p w14:paraId="7B28A404"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Pr>
          <w:p w14:paraId="612923EA" w14:textId="77777777" w:rsidR="009E7195" w:rsidRDefault="009E7195">
            <w:pPr>
              <w:pStyle w:val="TableParagraph"/>
              <w:rPr>
                <w:i/>
                <w:sz w:val="21"/>
              </w:rPr>
            </w:pPr>
          </w:p>
          <w:p w14:paraId="0253A898"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7486CCC4" w14:textId="77777777">
        <w:trPr>
          <w:trHeight w:val="541"/>
        </w:trPr>
        <w:tc>
          <w:tcPr>
            <w:tcW w:w="1916" w:type="dxa"/>
          </w:tcPr>
          <w:p w14:paraId="2AA40F6B" w14:textId="77777777" w:rsidR="009E7195" w:rsidRDefault="009E7195">
            <w:pPr>
              <w:pStyle w:val="TableParagraph"/>
              <w:spacing w:before="8"/>
              <w:rPr>
                <w:i/>
                <w:sz w:val="23"/>
              </w:rPr>
            </w:pPr>
          </w:p>
          <w:p w14:paraId="72F03616" w14:textId="77777777" w:rsidR="009E7195" w:rsidRDefault="00A367DA">
            <w:pPr>
              <w:pStyle w:val="TableParagraph"/>
              <w:spacing w:line="249" w:lineRule="exact"/>
              <w:ind w:left="119"/>
            </w:pPr>
            <w:r>
              <w:t>Gabrielle</w:t>
            </w:r>
            <w:r>
              <w:rPr>
                <w:spacing w:val="-7"/>
              </w:rPr>
              <w:t xml:space="preserve"> </w:t>
            </w:r>
            <w:r>
              <w:rPr>
                <w:spacing w:val="-2"/>
              </w:rPr>
              <w:t>Wilson</w:t>
            </w:r>
          </w:p>
        </w:tc>
        <w:tc>
          <w:tcPr>
            <w:tcW w:w="3051" w:type="dxa"/>
          </w:tcPr>
          <w:p w14:paraId="0457EF5E" w14:textId="77777777" w:rsidR="009E7195" w:rsidRDefault="00A367DA">
            <w:pPr>
              <w:pStyle w:val="TableParagraph"/>
              <w:spacing w:before="2"/>
              <w:ind w:left="143"/>
            </w:pPr>
            <w:r>
              <w:rPr>
                <w:spacing w:val="-2"/>
              </w:rPr>
              <w:t>University</w:t>
            </w:r>
            <w:r>
              <w:rPr>
                <w:spacing w:val="3"/>
              </w:rPr>
              <w:t xml:space="preserve"> </w:t>
            </w:r>
            <w:r>
              <w:rPr>
                <w:spacing w:val="-2"/>
              </w:rPr>
              <w:t>Region</w:t>
            </w:r>
          </w:p>
          <w:p w14:paraId="3C86A8EA" w14:textId="77777777" w:rsidR="009E7195" w:rsidRDefault="00A367DA">
            <w:pPr>
              <w:pStyle w:val="TableParagraph"/>
              <w:spacing w:before="18" w:line="249" w:lineRule="exact"/>
              <w:ind w:left="143"/>
            </w:pPr>
            <w:r>
              <w:t>DFO</w:t>
            </w:r>
            <w:r>
              <w:rPr>
                <w:spacing w:val="-6"/>
              </w:rPr>
              <w:t xml:space="preserve"> </w:t>
            </w:r>
            <w:r>
              <w:t>Science</w:t>
            </w:r>
            <w:r>
              <w:rPr>
                <w:spacing w:val="-5"/>
              </w:rPr>
              <w:t xml:space="preserve"> </w:t>
            </w:r>
            <w:r>
              <w:t>-</w:t>
            </w:r>
            <w:r>
              <w:rPr>
                <w:spacing w:val="-6"/>
              </w:rPr>
              <w:t xml:space="preserve"> </w:t>
            </w:r>
            <w:r>
              <w:rPr>
                <w:spacing w:val="-2"/>
              </w:rPr>
              <w:t>Maritimes</w:t>
            </w:r>
          </w:p>
        </w:tc>
        <w:tc>
          <w:tcPr>
            <w:tcW w:w="1406" w:type="dxa"/>
          </w:tcPr>
          <w:p w14:paraId="150AE297" w14:textId="77777777" w:rsidR="009E7195" w:rsidRDefault="009E7195">
            <w:pPr>
              <w:pStyle w:val="TableParagraph"/>
              <w:spacing w:before="8"/>
              <w:rPr>
                <w:i/>
                <w:sz w:val="23"/>
              </w:rPr>
            </w:pPr>
          </w:p>
          <w:p w14:paraId="5DA37C91" w14:textId="77777777" w:rsidR="009E7195" w:rsidRDefault="00A367DA">
            <w:pPr>
              <w:pStyle w:val="TableParagraph"/>
              <w:spacing w:line="249" w:lineRule="exact"/>
              <w:ind w:left="166"/>
            </w:pPr>
            <w:r>
              <w:rPr>
                <w:spacing w:val="-2"/>
              </w:rPr>
              <w:t>Virtual</w:t>
            </w:r>
          </w:p>
        </w:tc>
        <w:tc>
          <w:tcPr>
            <w:tcW w:w="820" w:type="dxa"/>
          </w:tcPr>
          <w:p w14:paraId="63EEABFA" w14:textId="77777777" w:rsidR="009E7195" w:rsidRDefault="009E7195">
            <w:pPr>
              <w:pStyle w:val="TableParagraph"/>
              <w:rPr>
                <w:i/>
                <w:sz w:val="21"/>
              </w:rPr>
            </w:pPr>
          </w:p>
          <w:p w14:paraId="564885D6"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Pr>
          <w:p w14:paraId="374351C9" w14:textId="77777777" w:rsidR="009E7195" w:rsidRDefault="009E7195">
            <w:pPr>
              <w:pStyle w:val="TableParagraph"/>
              <w:rPr>
                <w:i/>
                <w:sz w:val="21"/>
              </w:rPr>
            </w:pPr>
          </w:p>
          <w:p w14:paraId="2CA56D34"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Pr>
          <w:p w14:paraId="615B2DEB" w14:textId="77777777" w:rsidR="009E7195" w:rsidRDefault="009E7195">
            <w:pPr>
              <w:pStyle w:val="TableParagraph"/>
              <w:rPr>
                <w:i/>
                <w:sz w:val="21"/>
              </w:rPr>
            </w:pPr>
          </w:p>
          <w:p w14:paraId="01FD7BE6"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42341198" w14:textId="77777777">
        <w:trPr>
          <w:trHeight w:val="541"/>
        </w:trPr>
        <w:tc>
          <w:tcPr>
            <w:tcW w:w="1916" w:type="dxa"/>
          </w:tcPr>
          <w:p w14:paraId="726A6D78" w14:textId="77777777" w:rsidR="009E7195" w:rsidRDefault="009E7195">
            <w:pPr>
              <w:pStyle w:val="TableParagraph"/>
              <w:spacing w:before="8"/>
              <w:rPr>
                <w:i/>
                <w:sz w:val="23"/>
              </w:rPr>
            </w:pPr>
          </w:p>
          <w:p w14:paraId="77F68582" w14:textId="77777777" w:rsidR="009E7195" w:rsidRDefault="00A367DA">
            <w:pPr>
              <w:pStyle w:val="TableParagraph"/>
              <w:spacing w:line="249" w:lineRule="exact"/>
              <w:ind w:left="119"/>
            </w:pPr>
            <w:r>
              <w:rPr>
                <w:spacing w:val="-2"/>
              </w:rPr>
              <w:t>Stephen</w:t>
            </w:r>
          </w:p>
        </w:tc>
        <w:tc>
          <w:tcPr>
            <w:tcW w:w="3051" w:type="dxa"/>
          </w:tcPr>
          <w:p w14:paraId="476CC23D" w14:textId="77777777" w:rsidR="009E7195" w:rsidRDefault="00A367DA">
            <w:pPr>
              <w:pStyle w:val="TableParagraph"/>
              <w:spacing w:before="2"/>
              <w:ind w:left="143"/>
            </w:pPr>
            <w:r>
              <w:rPr>
                <w:spacing w:val="-2"/>
              </w:rPr>
              <w:t>Region</w:t>
            </w:r>
          </w:p>
          <w:p w14:paraId="32647B4C" w14:textId="77777777" w:rsidR="009E7195" w:rsidRDefault="00A367DA">
            <w:pPr>
              <w:pStyle w:val="TableParagraph"/>
              <w:spacing w:before="18" w:line="249" w:lineRule="exact"/>
              <w:ind w:left="143"/>
            </w:pPr>
            <w:r>
              <w:t>DFO</w:t>
            </w:r>
            <w:r>
              <w:rPr>
                <w:spacing w:val="-6"/>
              </w:rPr>
              <w:t xml:space="preserve"> </w:t>
            </w:r>
            <w:r>
              <w:t>Science</w:t>
            </w:r>
            <w:r>
              <w:rPr>
                <w:spacing w:val="-5"/>
              </w:rPr>
              <w:t xml:space="preserve"> </w:t>
            </w:r>
            <w:r>
              <w:t>-</w:t>
            </w:r>
            <w:r>
              <w:rPr>
                <w:spacing w:val="-6"/>
              </w:rPr>
              <w:t xml:space="preserve"> </w:t>
            </w:r>
            <w:r>
              <w:rPr>
                <w:spacing w:val="-2"/>
              </w:rPr>
              <w:t>Pacific</w:t>
            </w:r>
          </w:p>
        </w:tc>
        <w:tc>
          <w:tcPr>
            <w:tcW w:w="1406" w:type="dxa"/>
          </w:tcPr>
          <w:p w14:paraId="53DAE3FB" w14:textId="77777777" w:rsidR="009E7195" w:rsidRDefault="009E7195">
            <w:pPr>
              <w:pStyle w:val="TableParagraph"/>
              <w:spacing w:before="8"/>
              <w:rPr>
                <w:i/>
                <w:sz w:val="23"/>
              </w:rPr>
            </w:pPr>
          </w:p>
          <w:p w14:paraId="0F68F811" w14:textId="77777777" w:rsidR="009E7195" w:rsidRDefault="00A367DA">
            <w:pPr>
              <w:pStyle w:val="TableParagraph"/>
              <w:spacing w:line="249" w:lineRule="exact"/>
              <w:ind w:left="166"/>
            </w:pPr>
            <w:r>
              <w:rPr>
                <w:spacing w:val="-2"/>
              </w:rPr>
              <w:t>Virtual</w:t>
            </w:r>
          </w:p>
        </w:tc>
        <w:tc>
          <w:tcPr>
            <w:tcW w:w="820" w:type="dxa"/>
          </w:tcPr>
          <w:p w14:paraId="49015C86" w14:textId="77777777" w:rsidR="009E7195" w:rsidRDefault="009E7195">
            <w:pPr>
              <w:pStyle w:val="TableParagraph"/>
              <w:rPr>
                <w:i/>
                <w:sz w:val="21"/>
              </w:rPr>
            </w:pPr>
          </w:p>
          <w:p w14:paraId="54474AEF" w14:textId="77777777" w:rsidR="009E7195" w:rsidRDefault="00A367DA">
            <w:pPr>
              <w:pStyle w:val="TableParagraph"/>
              <w:spacing w:line="280" w:lineRule="exact"/>
              <w:ind w:left="133"/>
              <w:rPr>
                <w:rFonts w:ascii="Segoe UI Symbol" w:hAnsi="Segoe UI Symbol"/>
              </w:rPr>
            </w:pPr>
            <w:r>
              <w:rPr>
                <w:rFonts w:ascii="Segoe UI Symbol" w:hAnsi="Segoe UI Symbol"/>
                <w:w w:val="110"/>
              </w:rPr>
              <w:t>✓</w:t>
            </w:r>
          </w:p>
        </w:tc>
        <w:tc>
          <w:tcPr>
            <w:tcW w:w="807" w:type="dxa"/>
          </w:tcPr>
          <w:p w14:paraId="4E128CE3" w14:textId="77777777" w:rsidR="009E7195" w:rsidRDefault="009E7195">
            <w:pPr>
              <w:pStyle w:val="TableParagraph"/>
              <w:rPr>
                <w:i/>
                <w:sz w:val="21"/>
              </w:rPr>
            </w:pPr>
          </w:p>
          <w:p w14:paraId="38B3C70B" w14:textId="77777777" w:rsidR="009E7195" w:rsidRDefault="00A367DA">
            <w:pPr>
              <w:pStyle w:val="TableParagraph"/>
              <w:spacing w:line="280" w:lineRule="exact"/>
              <w:ind w:left="119"/>
              <w:rPr>
                <w:rFonts w:ascii="Segoe UI Symbol" w:hAnsi="Segoe UI Symbol"/>
              </w:rPr>
            </w:pPr>
            <w:r>
              <w:rPr>
                <w:rFonts w:ascii="Segoe UI Symbol" w:hAnsi="Segoe UI Symbol"/>
                <w:w w:val="110"/>
              </w:rPr>
              <w:t>✓</w:t>
            </w:r>
          </w:p>
        </w:tc>
        <w:tc>
          <w:tcPr>
            <w:tcW w:w="809" w:type="dxa"/>
          </w:tcPr>
          <w:p w14:paraId="63E7BE05" w14:textId="77777777" w:rsidR="009E7195" w:rsidRDefault="009E7195">
            <w:pPr>
              <w:pStyle w:val="TableParagraph"/>
              <w:rPr>
                <w:i/>
                <w:sz w:val="21"/>
              </w:rPr>
            </w:pPr>
          </w:p>
          <w:p w14:paraId="4C71BB87" w14:textId="77777777" w:rsidR="009E7195" w:rsidRDefault="00A367DA">
            <w:pPr>
              <w:pStyle w:val="TableParagraph"/>
              <w:spacing w:line="280" w:lineRule="exact"/>
              <w:ind w:left="118"/>
              <w:rPr>
                <w:rFonts w:ascii="Segoe UI Symbol" w:hAnsi="Segoe UI Symbol"/>
              </w:rPr>
            </w:pPr>
            <w:r>
              <w:rPr>
                <w:rFonts w:ascii="Segoe UI Symbol" w:hAnsi="Segoe UI Symbol"/>
                <w:w w:val="110"/>
              </w:rPr>
              <w:t>✓</w:t>
            </w:r>
          </w:p>
        </w:tc>
      </w:tr>
      <w:tr w:rsidR="009E7195" w14:paraId="709593A4" w14:textId="77777777">
        <w:trPr>
          <w:trHeight w:val="872"/>
        </w:trPr>
        <w:tc>
          <w:tcPr>
            <w:tcW w:w="1916" w:type="dxa"/>
            <w:tcBorders>
              <w:bottom w:val="single" w:sz="8" w:space="0" w:color="000000"/>
            </w:tcBorders>
          </w:tcPr>
          <w:p w14:paraId="6293CF1B" w14:textId="77777777" w:rsidR="009E7195" w:rsidRDefault="00A367DA">
            <w:pPr>
              <w:pStyle w:val="TableParagraph"/>
              <w:spacing w:before="2" w:line="256" w:lineRule="auto"/>
              <w:ind w:left="119" w:right="241" w:hanging="11"/>
            </w:pPr>
            <w:proofErr w:type="spellStart"/>
            <w:r>
              <w:rPr>
                <w:spacing w:val="-2"/>
              </w:rPr>
              <w:t>Wischniowski</w:t>
            </w:r>
            <w:proofErr w:type="spellEnd"/>
            <w:r>
              <w:rPr>
                <w:spacing w:val="-2"/>
              </w:rPr>
              <w:t xml:space="preserve"> Emily</w:t>
            </w:r>
            <w:r>
              <w:rPr>
                <w:spacing w:val="-14"/>
              </w:rPr>
              <w:t xml:space="preserve"> </w:t>
            </w:r>
            <w:proofErr w:type="spellStart"/>
            <w:r>
              <w:rPr>
                <w:spacing w:val="-2"/>
              </w:rPr>
              <w:t>Yungwirth</w:t>
            </w:r>
            <w:proofErr w:type="spellEnd"/>
          </w:p>
        </w:tc>
        <w:tc>
          <w:tcPr>
            <w:tcW w:w="3051" w:type="dxa"/>
            <w:tcBorders>
              <w:bottom w:val="single" w:sz="8" w:space="0" w:color="000000"/>
            </w:tcBorders>
          </w:tcPr>
          <w:p w14:paraId="5B7D254F" w14:textId="77777777" w:rsidR="009E7195" w:rsidRDefault="00A367DA">
            <w:pPr>
              <w:pStyle w:val="TableParagraph"/>
              <w:spacing w:before="2"/>
              <w:ind w:left="143"/>
            </w:pPr>
            <w:r>
              <w:rPr>
                <w:spacing w:val="-2"/>
              </w:rPr>
              <w:t>Region</w:t>
            </w:r>
          </w:p>
          <w:p w14:paraId="6B0D341E" w14:textId="77777777" w:rsidR="009E7195" w:rsidRDefault="00A367DA">
            <w:pPr>
              <w:pStyle w:val="TableParagraph"/>
              <w:spacing w:before="18" w:line="256" w:lineRule="auto"/>
              <w:ind w:left="143" w:right="138" w:hanging="1"/>
            </w:pPr>
            <w:r>
              <w:t>DFO</w:t>
            </w:r>
            <w:r>
              <w:rPr>
                <w:spacing w:val="-16"/>
              </w:rPr>
              <w:t xml:space="preserve"> </w:t>
            </w:r>
            <w:r>
              <w:t>Science</w:t>
            </w:r>
            <w:r>
              <w:rPr>
                <w:spacing w:val="-15"/>
              </w:rPr>
              <w:t xml:space="preserve"> </w:t>
            </w:r>
            <w:r>
              <w:t>-</w:t>
            </w:r>
            <w:r>
              <w:rPr>
                <w:spacing w:val="-15"/>
              </w:rPr>
              <w:t xml:space="preserve"> </w:t>
            </w:r>
            <w:r>
              <w:t xml:space="preserve">Pacific </w:t>
            </w:r>
            <w:r>
              <w:rPr>
                <w:spacing w:val="-2"/>
              </w:rPr>
              <w:t>Region</w:t>
            </w:r>
          </w:p>
        </w:tc>
        <w:tc>
          <w:tcPr>
            <w:tcW w:w="1406" w:type="dxa"/>
            <w:tcBorders>
              <w:bottom w:val="single" w:sz="8" w:space="0" w:color="000000"/>
            </w:tcBorders>
          </w:tcPr>
          <w:p w14:paraId="74955CBB" w14:textId="77777777" w:rsidR="009E7195" w:rsidRDefault="009E7195">
            <w:pPr>
              <w:pStyle w:val="TableParagraph"/>
              <w:spacing w:before="8"/>
              <w:rPr>
                <w:i/>
                <w:sz w:val="23"/>
              </w:rPr>
            </w:pPr>
          </w:p>
          <w:p w14:paraId="21135943" w14:textId="77777777" w:rsidR="009E7195" w:rsidRDefault="00A367DA">
            <w:pPr>
              <w:pStyle w:val="TableParagraph"/>
              <w:ind w:left="166"/>
            </w:pPr>
            <w:r>
              <w:rPr>
                <w:spacing w:val="-2"/>
              </w:rPr>
              <w:t>Virtual</w:t>
            </w:r>
          </w:p>
        </w:tc>
        <w:tc>
          <w:tcPr>
            <w:tcW w:w="820" w:type="dxa"/>
            <w:tcBorders>
              <w:bottom w:val="single" w:sz="8" w:space="0" w:color="000000"/>
            </w:tcBorders>
          </w:tcPr>
          <w:p w14:paraId="7E542565" w14:textId="77777777" w:rsidR="009E7195" w:rsidRDefault="009E7195">
            <w:pPr>
              <w:pStyle w:val="TableParagraph"/>
              <w:rPr>
                <w:i/>
                <w:sz w:val="21"/>
              </w:rPr>
            </w:pPr>
          </w:p>
          <w:p w14:paraId="7D2B8D85" w14:textId="77777777" w:rsidR="009E7195" w:rsidRDefault="00A367DA">
            <w:pPr>
              <w:pStyle w:val="TableParagraph"/>
              <w:ind w:left="133"/>
              <w:rPr>
                <w:rFonts w:ascii="Segoe UI Symbol" w:hAnsi="Segoe UI Symbol"/>
              </w:rPr>
            </w:pPr>
            <w:r>
              <w:rPr>
                <w:rFonts w:ascii="Segoe UI Symbol" w:hAnsi="Segoe UI Symbol"/>
                <w:w w:val="110"/>
              </w:rPr>
              <w:t>✓</w:t>
            </w:r>
          </w:p>
        </w:tc>
        <w:tc>
          <w:tcPr>
            <w:tcW w:w="807" w:type="dxa"/>
            <w:tcBorders>
              <w:bottom w:val="single" w:sz="8" w:space="0" w:color="000000"/>
            </w:tcBorders>
          </w:tcPr>
          <w:p w14:paraId="0AE13502" w14:textId="77777777" w:rsidR="009E7195" w:rsidRDefault="009E7195">
            <w:pPr>
              <w:pStyle w:val="TableParagraph"/>
              <w:rPr>
                <w:i/>
                <w:sz w:val="21"/>
              </w:rPr>
            </w:pPr>
          </w:p>
          <w:p w14:paraId="7CBB53C8" w14:textId="77777777" w:rsidR="009E7195" w:rsidRDefault="00A367DA">
            <w:pPr>
              <w:pStyle w:val="TableParagraph"/>
              <w:ind w:left="119"/>
              <w:rPr>
                <w:rFonts w:ascii="Segoe UI Symbol" w:hAnsi="Segoe UI Symbol"/>
              </w:rPr>
            </w:pPr>
            <w:r>
              <w:rPr>
                <w:rFonts w:ascii="Segoe UI Symbol" w:hAnsi="Segoe UI Symbol"/>
                <w:w w:val="110"/>
              </w:rPr>
              <w:t>✓</w:t>
            </w:r>
          </w:p>
        </w:tc>
        <w:tc>
          <w:tcPr>
            <w:tcW w:w="809" w:type="dxa"/>
            <w:tcBorders>
              <w:bottom w:val="single" w:sz="8" w:space="0" w:color="000000"/>
            </w:tcBorders>
          </w:tcPr>
          <w:p w14:paraId="398A197E" w14:textId="77777777" w:rsidR="009E7195" w:rsidRDefault="009E7195">
            <w:pPr>
              <w:pStyle w:val="TableParagraph"/>
              <w:rPr>
                <w:i/>
                <w:sz w:val="21"/>
              </w:rPr>
            </w:pPr>
          </w:p>
          <w:p w14:paraId="0200B7BE" w14:textId="77777777" w:rsidR="009E7195" w:rsidRDefault="00A367DA">
            <w:pPr>
              <w:pStyle w:val="TableParagraph"/>
              <w:ind w:left="118"/>
              <w:rPr>
                <w:rFonts w:ascii="Segoe UI Symbol" w:hAnsi="Segoe UI Symbol"/>
              </w:rPr>
            </w:pPr>
            <w:r>
              <w:rPr>
                <w:rFonts w:ascii="Segoe UI Symbol" w:hAnsi="Segoe UI Symbol"/>
                <w:w w:val="110"/>
              </w:rPr>
              <w:t>✓</w:t>
            </w:r>
          </w:p>
        </w:tc>
      </w:tr>
    </w:tbl>
    <w:p w14:paraId="354DED72" w14:textId="77777777" w:rsidR="00000000" w:rsidRDefault="00A367DA"/>
    <w:sectPr w:rsidR="00000000">
      <w:pgSz w:w="12240" w:h="15840"/>
      <w:pgMar w:top="1340" w:right="1280" w:bottom="1060" w:left="1280" w:header="0" w:footer="87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4" w:author="Julie Olivia Davies" w:date="2023-02-22T13:17:00Z" w:initials="JOD">
    <w:p w14:paraId="17591B47" w14:textId="77777777" w:rsidR="002D358B" w:rsidRDefault="002D358B" w:rsidP="001B0674">
      <w:pPr>
        <w:pStyle w:val="CommentText"/>
      </w:pPr>
      <w:r>
        <w:rPr>
          <w:rStyle w:val="CommentReference"/>
        </w:rPr>
        <w:annotationRef/>
      </w:r>
      <w:r>
        <w:rPr>
          <w:lang w:val="da-DK"/>
        </w:rPr>
        <w:t>I dont remember what this is. Can you remind me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591B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09466" w16cex:dateUtc="2023-02-22T1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591B47" w16cid:durableId="27A094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C1044" w14:textId="77777777" w:rsidR="00000000" w:rsidRDefault="00A367DA">
      <w:r>
        <w:separator/>
      </w:r>
    </w:p>
  </w:endnote>
  <w:endnote w:type="continuationSeparator" w:id="0">
    <w:p w14:paraId="05A1C263" w14:textId="77777777" w:rsidR="00000000" w:rsidRDefault="00A36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584C" w14:textId="77777777" w:rsidR="009E7195" w:rsidRDefault="00A367DA">
    <w:pPr>
      <w:pStyle w:val="BodyText"/>
      <w:spacing w:line="14" w:lineRule="auto"/>
      <w:rPr>
        <w:sz w:val="20"/>
      </w:rPr>
    </w:pPr>
    <w:r>
      <w:pict w14:anchorId="56824B0B">
        <v:shapetype id="_x0000_t202" coordsize="21600,21600" o:spt="202" path="m,l,21600r21600,l21600,xe">
          <v:stroke joinstyle="miter"/>
          <v:path gradientshapeok="t" o:connecttype="rect"/>
        </v:shapetype>
        <v:shape id="docshape5" o:spid="_x0000_s2051" type="#_x0000_t202" style="position:absolute;margin-left:298.7pt;margin-top:737.5pt;width:15.65pt;height:16.85pt;z-index:-17426944;mso-position-horizontal-relative:page;mso-position-vertical-relative:page" filled="f" stroked="f">
          <v:textbox inset="0,0,0,0">
            <w:txbxContent>
              <w:p w14:paraId="17B7AB4E" w14:textId="77777777" w:rsidR="009E7195" w:rsidRDefault="00A367DA">
                <w:pPr>
                  <w:spacing w:before="22"/>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7B615" w14:textId="77777777" w:rsidR="009E7195" w:rsidRDefault="00A367DA">
    <w:pPr>
      <w:pStyle w:val="BodyText"/>
      <w:spacing w:line="14" w:lineRule="auto"/>
      <w:rPr>
        <w:sz w:val="20"/>
      </w:rPr>
    </w:pPr>
    <w:r>
      <w:pict w14:anchorId="5F85D8AF">
        <v:shapetype id="_x0000_t202" coordsize="21600,21600" o:spt="202" path="m,l,21600r21600,l21600,xe">
          <v:stroke joinstyle="miter"/>
          <v:path gradientshapeok="t" o:connecttype="rect"/>
        </v:shapetype>
        <v:shape id="docshape6" o:spid="_x0000_s2050" type="#_x0000_t202" style="position:absolute;margin-left:299.7pt;margin-top:737.5pt;width:13.65pt;height:16.85pt;z-index:-17426432;mso-position-horizontal-relative:page;mso-position-vertical-relative:page" filled="f" stroked="f">
          <v:textbox inset="0,0,0,0">
            <w:txbxContent>
              <w:p w14:paraId="5E53C110" w14:textId="77777777" w:rsidR="009E7195" w:rsidRDefault="00A367DA">
                <w:pPr>
                  <w:spacing w:before="22"/>
                  <w:ind w:left="60"/>
                  <w:rPr>
                    <w:sz w:val="24"/>
                  </w:rPr>
                </w:pPr>
                <w:r>
                  <w:rPr>
                    <w:w w:val="99"/>
                    <w:sz w:val="24"/>
                  </w:rPr>
                  <w:fldChar w:fldCharType="begin"/>
                </w:r>
                <w:r>
                  <w:rPr>
                    <w:w w:val="99"/>
                    <w:sz w:val="24"/>
                  </w:rPr>
                  <w:instrText xml:space="preserve"> PAGE </w:instrText>
                </w:r>
                <w:r>
                  <w:rPr>
                    <w:w w:val="99"/>
                    <w:sz w:val="24"/>
                  </w:rPr>
                  <w:fldChar w:fldCharType="separate"/>
                </w:r>
                <w:r>
                  <w:rPr>
                    <w:w w:val="99"/>
                    <w:sz w:val="24"/>
                  </w:rPr>
                  <w:t>1</w:t>
                </w:r>
                <w:r>
                  <w:rPr>
                    <w:w w:val="99"/>
                    <w:sz w:val="24"/>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4A2E2" w14:textId="77777777" w:rsidR="009E7195" w:rsidRDefault="009E719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B58DD" w14:textId="77777777" w:rsidR="009E7195" w:rsidRDefault="00A367DA">
    <w:pPr>
      <w:pStyle w:val="BodyText"/>
      <w:spacing w:line="14" w:lineRule="auto"/>
      <w:rPr>
        <w:sz w:val="20"/>
      </w:rPr>
    </w:pPr>
    <w:r>
      <w:pict w14:anchorId="2CD6A843">
        <v:shapetype id="_x0000_t202" coordsize="21600,21600" o:spt="202" path="m,l,21600r21600,l21600,xe">
          <v:stroke joinstyle="miter"/>
          <v:path gradientshapeok="t" o:connecttype="rect"/>
        </v:shapetype>
        <v:shape id="docshape7" o:spid="_x0000_s2049" type="#_x0000_t202" style="position:absolute;margin-left:296.35pt;margin-top:737.5pt;width:20.3pt;height:16.85pt;z-index:-17425920;mso-position-horizontal-relative:page;mso-position-vertical-relative:page" filled="f" stroked="f">
          <v:textbox inset="0,0,0,0">
            <w:txbxContent>
              <w:p w14:paraId="182F39FF" w14:textId="77777777" w:rsidR="009E7195" w:rsidRDefault="00A367DA">
                <w:pPr>
                  <w:spacing w:before="22"/>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9ACA0" w14:textId="77777777" w:rsidR="00000000" w:rsidRDefault="00A367DA">
      <w:r>
        <w:separator/>
      </w:r>
    </w:p>
  </w:footnote>
  <w:footnote w:type="continuationSeparator" w:id="0">
    <w:p w14:paraId="5653495D" w14:textId="77777777" w:rsidR="00000000" w:rsidRDefault="00A36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C6594"/>
    <w:multiLevelType w:val="hybridMultilevel"/>
    <w:tmpl w:val="4192E2E6"/>
    <w:lvl w:ilvl="0" w:tplc="3392CC6A">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A9884280">
      <w:numFmt w:val="bullet"/>
      <w:lvlText w:val="•"/>
      <w:lvlJc w:val="left"/>
      <w:pPr>
        <w:ind w:left="1634" w:hanging="300"/>
      </w:pPr>
      <w:rPr>
        <w:rFonts w:hint="default"/>
        <w:lang w:val="en-US" w:eastAsia="en-US" w:bidi="ar-SA"/>
      </w:rPr>
    </w:lvl>
    <w:lvl w:ilvl="2" w:tplc="7E9E18C8">
      <w:numFmt w:val="bullet"/>
      <w:lvlText w:val="•"/>
      <w:lvlJc w:val="left"/>
      <w:pPr>
        <w:ind w:left="2528" w:hanging="300"/>
      </w:pPr>
      <w:rPr>
        <w:rFonts w:hint="default"/>
        <w:lang w:val="en-US" w:eastAsia="en-US" w:bidi="ar-SA"/>
      </w:rPr>
    </w:lvl>
    <w:lvl w:ilvl="3" w:tplc="020CDCCE">
      <w:numFmt w:val="bullet"/>
      <w:lvlText w:val="•"/>
      <w:lvlJc w:val="left"/>
      <w:pPr>
        <w:ind w:left="3422" w:hanging="300"/>
      </w:pPr>
      <w:rPr>
        <w:rFonts w:hint="default"/>
        <w:lang w:val="en-US" w:eastAsia="en-US" w:bidi="ar-SA"/>
      </w:rPr>
    </w:lvl>
    <w:lvl w:ilvl="4" w:tplc="55FAF3E2">
      <w:numFmt w:val="bullet"/>
      <w:lvlText w:val="•"/>
      <w:lvlJc w:val="left"/>
      <w:pPr>
        <w:ind w:left="4316" w:hanging="300"/>
      </w:pPr>
      <w:rPr>
        <w:rFonts w:hint="default"/>
        <w:lang w:val="en-US" w:eastAsia="en-US" w:bidi="ar-SA"/>
      </w:rPr>
    </w:lvl>
    <w:lvl w:ilvl="5" w:tplc="E3C47204">
      <w:numFmt w:val="bullet"/>
      <w:lvlText w:val="•"/>
      <w:lvlJc w:val="left"/>
      <w:pPr>
        <w:ind w:left="5210" w:hanging="300"/>
      </w:pPr>
      <w:rPr>
        <w:rFonts w:hint="default"/>
        <w:lang w:val="en-US" w:eastAsia="en-US" w:bidi="ar-SA"/>
      </w:rPr>
    </w:lvl>
    <w:lvl w:ilvl="6" w:tplc="9D682BDE">
      <w:numFmt w:val="bullet"/>
      <w:lvlText w:val="•"/>
      <w:lvlJc w:val="left"/>
      <w:pPr>
        <w:ind w:left="6104" w:hanging="300"/>
      </w:pPr>
      <w:rPr>
        <w:rFonts w:hint="default"/>
        <w:lang w:val="en-US" w:eastAsia="en-US" w:bidi="ar-SA"/>
      </w:rPr>
    </w:lvl>
    <w:lvl w:ilvl="7" w:tplc="5036999E">
      <w:numFmt w:val="bullet"/>
      <w:lvlText w:val="•"/>
      <w:lvlJc w:val="left"/>
      <w:pPr>
        <w:ind w:left="6998" w:hanging="300"/>
      </w:pPr>
      <w:rPr>
        <w:rFonts w:hint="default"/>
        <w:lang w:val="en-US" w:eastAsia="en-US" w:bidi="ar-SA"/>
      </w:rPr>
    </w:lvl>
    <w:lvl w:ilvl="8" w:tplc="CD0A723E">
      <w:numFmt w:val="bullet"/>
      <w:lvlText w:val="•"/>
      <w:lvlJc w:val="left"/>
      <w:pPr>
        <w:ind w:left="7892" w:hanging="300"/>
      </w:pPr>
      <w:rPr>
        <w:rFonts w:hint="default"/>
        <w:lang w:val="en-US" w:eastAsia="en-US" w:bidi="ar-SA"/>
      </w:rPr>
    </w:lvl>
  </w:abstractNum>
  <w:abstractNum w:abstractNumId="1" w15:restartNumberingAfterBreak="0">
    <w:nsid w:val="2C2F3675"/>
    <w:multiLevelType w:val="hybridMultilevel"/>
    <w:tmpl w:val="E76E272E"/>
    <w:lvl w:ilvl="0" w:tplc="88EEA714">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2A14C32E">
      <w:numFmt w:val="bullet"/>
      <w:lvlText w:val="•"/>
      <w:lvlJc w:val="left"/>
      <w:pPr>
        <w:ind w:left="1634" w:hanging="300"/>
      </w:pPr>
      <w:rPr>
        <w:rFonts w:hint="default"/>
        <w:lang w:val="en-US" w:eastAsia="en-US" w:bidi="ar-SA"/>
      </w:rPr>
    </w:lvl>
    <w:lvl w:ilvl="2" w:tplc="5C908544">
      <w:numFmt w:val="bullet"/>
      <w:lvlText w:val="•"/>
      <w:lvlJc w:val="left"/>
      <w:pPr>
        <w:ind w:left="2528" w:hanging="300"/>
      </w:pPr>
      <w:rPr>
        <w:rFonts w:hint="default"/>
        <w:lang w:val="en-US" w:eastAsia="en-US" w:bidi="ar-SA"/>
      </w:rPr>
    </w:lvl>
    <w:lvl w:ilvl="3" w:tplc="F82AFE90">
      <w:numFmt w:val="bullet"/>
      <w:lvlText w:val="•"/>
      <w:lvlJc w:val="left"/>
      <w:pPr>
        <w:ind w:left="3422" w:hanging="300"/>
      </w:pPr>
      <w:rPr>
        <w:rFonts w:hint="default"/>
        <w:lang w:val="en-US" w:eastAsia="en-US" w:bidi="ar-SA"/>
      </w:rPr>
    </w:lvl>
    <w:lvl w:ilvl="4" w:tplc="76F648BE">
      <w:numFmt w:val="bullet"/>
      <w:lvlText w:val="•"/>
      <w:lvlJc w:val="left"/>
      <w:pPr>
        <w:ind w:left="4316" w:hanging="300"/>
      </w:pPr>
      <w:rPr>
        <w:rFonts w:hint="default"/>
        <w:lang w:val="en-US" w:eastAsia="en-US" w:bidi="ar-SA"/>
      </w:rPr>
    </w:lvl>
    <w:lvl w:ilvl="5" w:tplc="0F8A6A6A">
      <w:numFmt w:val="bullet"/>
      <w:lvlText w:val="•"/>
      <w:lvlJc w:val="left"/>
      <w:pPr>
        <w:ind w:left="5210" w:hanging="300"/>
      </w:pPr>
      <w:rPr>
        <w:rFonts w:hint="default"/>
        <w:lang w:val="en-US" w:eastAsia="en-US" w:bidi="ar-SA"/>
      </w:rPr>
    </w:lvl>
    <w:lvl w:ilvl="6" w:tplc="0590CC62">
      <w:numFmt w:val="bullet"/>
      <w:lvlText w:val="•"/>
      <w:lvlJc w:val="left"/>
      <w:pPr>
        <w:ind w:left="6104" w:hanging="300"/>
      </w:pPr>
      <w:rPr>
        <w:rFonts w:hint="default"/>
        <w:lang w:val="en-US" w:eastAsia="en-US" w:bidi="ar-SA"/>
      </w:rPr>
    </w:lvl>
    <w:lvl w:ilvl="7" w:tplc="4F364070">
      <w:numFmt w:val="bullet"/>
      <w:lvlText w:val="•"/>
      <w:lvlJc w:val="left"/>
      <w:pPr>
        <w:ind w:left="6998" w:hanging="300"/>
      </w:pPr>
      <w:rPr>
        <w:rFonts w:hint="default"/>
        <w:lang w:val="en-US" w:eastAsia="en-US" w:bidi="ar-SA"/>
      </w:rPr>
    </w:lvl>
    <w:lvl w:ilvl="8" w:tplc="7BC23C82">
      <w:numFmt w:val="bullet"/>
      <w:lvlText w:val="•"/>
      <w:lvlJc w:val="left"/>
      <w:pPr>
        <w:ind w:left="7892" w:hanging="300"/>
      </w:pPr>
      <w:rPr>
        <w:rFonts w:hint="default"/>
        <w:lang w:val="en-US" w:eastAsia="en-US" w:bidi="ar-SA"/>
      </w:rPr>
    </w:lvl>
  </w:abstractNum>
  <w:abstractNum w:abstractNumId="2" w15:restartNumberingAfterBreak="0">
    <w:nsid w:val="2DFC5800"/>
    <w:multiLevelType w:val="hybridMultilevel"/>
    <w:tmpl w:val="97E00F96"/>
    <w:lvl w:ilvl="0" w:tplc="52AAA44E">
      <w:start w:val="9"/>
      <w:numFmt w:val="decimal"/>
      <w:lvlText w:val="%1"/>
      <w:lvlJc w:val="left"/>
      <w:pPr>
        <w:ind w:left="487" w:hanging="328"/>
        <w:jc w:val="left"/>
      </w:pPr>
      <w:rPr>
        <w:rFonts w:ascii="Arial" w:eastAsia="Arial" w:hAnsi="Arial" w:cs="Arial" w:hint="default"/>
        <w:b/>
        <w:bCs/>
        <w:i w:val="0"/>
        <w:iCs w:val="0"/>
        <w:w w:val="99"/>
        <w:sz w:val="22"/>
        <w:szCs w:val="22"/>
        <w:lang w:val="en-US" w:eastAsia="en-US" w:bidi="ar-SA"/>
      </w:rPr>
    </w:lvl>
    <w:lvl w:ilvl="1" w:tplc="E6B0B194">
      <w:numFmt w:val="bullet"/>
      <w:lvlText w:val="•"/>
      <w:lvlJc w:val="left"/>
      <w:pPr>
        <w:ind w:left="1400" w:hanging="328"/>
      </w:pPr>
      <w:rPr>
        <w:rFonts w:hint="default"/>
        <w:lang w:val="en-US" w:eastAsia="en-US" w:bidi="ar-SA"/>
      </w:rPr>
    </w:lvl>
    <w:lvl w:ilvl="2" w:tplc="306C062C">
      <w:numFmt w:val="bullet"/>
      <w:lvlText w:val="•"/>
      <w:lvlJc w:val="left"/>
      <w:pPr>
        <w:ind w:left="2320" w:hanging="328"/>
      </w:pPr>
      <w:rPr>
        <w:rFonts w:hint="default"/>
        <w:lang w:val="en-US" w:eastAsia="en-US" w:bidi="ar-SA"/>
      </w:rPr>
    </w:lvl>
    <w:lvl w:ilvl="3" w:tplc="1DBE6116">
      <w:numFmt w:val="bullet"/>
      <w:lvlText w:val="•"/>
      <w:lvlJc w:val="left"/>
      <w:pPr>
        <w:ind w:left="3240" w:hanging="328"/>
      </w:pPr>
      <w:rPr>
        <w:rFonts w:hint="default"/>
        <w:lang w:val="en-US" w:eastAsia="en-US" w:bidi="ar-SA"/>
      </w:rPr>
    </w:lvl>
    <w:lvl w:ilvl="4" w:tplc="13C031DC">
      <w:numFmt w:val="bullet"/>
      <w:lvlText w:val="•"/>
      <w:lvlJc w:val="left"/>
      <w:pPr>
        <w:ind w:left="4160" w:hanging="328"/>
      </w:pPr>
      <w:rPr>
        <w:rFonts w:hint="default"/>
        <w:lang w:val="en-US" w:eastAsia="en-US" w:bidi="ar-SA"/>
      </w:rPr>
    </w:lvl>
    <w:lvl w:ilvl="5" w:tplc="13FABEF2">
      <w:numFmt w:val="bullet"/>
      <w:lvlText w:val="•"/>
      <w:lvlJc w:val="left"/>
      <w:pPr>
        <w:ind w:left="5080" w:hanging="328"/>
      </w:pPr>
      <w:rPr>
        <w:rFonts w:hint="default"/>
        <w:lang w:val="en-US" w:eastAsia="en-US" w:bidi="ar-SA"/>
      </w:rPr>
    </w:lvl>
    <w:lvl w:ilvl="6" w:tplc="C832B702">
      <w:numFmt w:val="bullet"/>
      <w:lvlText w:val="•"/>
      <w:lvlJc w:val="left"/>
      <w:pPr>
        <w:ind w:left="6000" w:hanging="328"/>
      </w:pPr>
      <w:rPr>
        <w:rFonts w:hint="default"/>
        <w:lang w:val="en-US" w:eastAsia="en-US" w:bidi="ar-SA"/>
      </w:rPr>
    </w:lvl>
    <w:lvl w:ilvl="7" w:tplc="48B0E3E0">
      <w:numFmt w:val="bullet"/>
      <w:lvlText w:val="•"/>
      <w:lvlJc w:val="left"/>
      <w:pPr>
        <w:ind w:left="6920" w:hanging="328"/>
      </w:pPr>
      <w:rPr>
        <w:rFonts w:hint="default"/>
        <w:lang w:val="en-US" w:eastAsia="en-US" w:bidi="ar-SA"/>
      </w:rPr>
    </w:lvl>
    <w:lvl w:ilvl="8" w:tplc="837CA0AE">
      <w:numFmt w:val="bullet"/>
      <w:lvlText w:val="•"/>
      <w:lvlJc w:val="left"/>
      <w:pPr>
        <w:ind w:left="7840" w:hanging="328"/>
      </w:pPr>
      <w:rPr>
        <w:rFonts w:hint="default"/>
        <w:lang w:val="en-US" w:eastAsia="en-US" w:bidi="ar-SA"/>
      </w:rPr>
    </w:lvl>
  </w:abstractNum>
  <w:abstractNum w:abstractNumId="3" w15:restartNumberingAfterBreak="0">
    <w:nsid w:val="32441509"/>
    <w:multiLevelType w:val="hybridMultilevel"/>
    <w:tmpl w:val="6D7EDE04"/>
    <w:lvl w:ilvl="0" w:tplc="CC461198">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39FE3470">
      <w:numFmt w:val="bullet"/>
      <w:lvlText w:val="•"/>
      <w:lvlJc w:val="left"/>
      <w:pPr>
        <w:ind w:left="1634" w:hanging="300"/>
      </w:pPr>
      <w:rPr>
        <w:rFonts w:hint="default"/>
        <w:lang w:val="en-US" w:eastAsia="en-US" w:bidi="ar-SA"/>
      </w:rPr>
    </w:lvl>
    <w:lvl w:ilvl="2" w:tplc="37C2592E">
      <w:numFmt w:val="bullet"/>
      <w:lvlText w:val="•"/>
      <w:lvlJc w:val="left"/>
      <w:pPr>
        <w:ind w:left="2528" w:hanging="300"/>
      </w:pPr>
      <w:rPr>
        <w:rFonts w:hint="default"/>
        <w:lang w:val="en-US" w:eastAsia="en-US" w:bidi="ar-SA"/>
      </w:rPr>
    </w:lvl>
    <w:lvl w:ilvl="3" w:tplc="C26AFC48">
      <w:numFmt w:val="bullet"/>
      <w:lvlText w:val="•"/>
      <w:lvlJc w:val="left"/>
      <w:pPr>
        <w:ind w:left="3422" w:hanging="300"/>
      </w:pPr>
      <w:rPr>
        <w:rFonts w:hint="default"/>
        <w:lang w:val="en-US" w:eastAsia="en-US" w:bidi="ar-SA"/>
      </w:rPr>
    </w:lvl>
    <w:lvl w:ilvl="4" w:tplc="1EF4BFEE">
      <w:numFmt w:val="bullet"/>
      <w:lvlText w:val="•"/>
      <w:lvlJc w:val="left"/>
      <w:pPr>
        <w:ind w:left="4316" w:hanging="300"/>
      </w:pPr>
      <w:rPr>
        <w:rFonts w:hint="default"/>
        <w:lang w:val="en-US" w:eastAsia="en-US" w:bidi="ar-SA"/>
      </w:rPr>
    </w:lvl>
    <w:lvl w:ilvl="5" w:tplc="B9DCCEF8">
      <w:numFmt w:val="bullet"/>
      <w:lvlText w:val="•"/>
      <w:lvlJc w:val="left"/>
      <w:pPr>
        <w:ind w:left="5210" w:hanging="300"/>
      </w:pPr>
      <w:rPr>
        <w:rFonts w:hint="default"/>
        <w:lang w:val="en-US" w:eastAsia="en-US" w:bidi="ar-SA"/>
      </w:rPr>
    </w:lvl>
    <w:lvl w:ilvl="6" w:tplc="990875D8">
      <w:numFmt w:val="bullet"/>
      <w:lvlText w:val="•"/>
      <w:lvlJc w:val="left"/>
      <w:pPr>
        <w:ind w:left="6104" w:hanging="300"/>
      </w:pPr>
      <w:rPr>
        <w:rFonts w:hint="default"/>
        <w:lang w:val="en-US" w:eastAsia="en-US" w:bidi="ar-SA"/>
      </w:rPr>
    </w:lvl>
    <w:lvl w:ilvl="7" w:tplc="73920122">
      <w:numFmt w:val="bullet"/>
      <w:lvlText w:val="•"/>
      <w:lvlJc w:val="left"/>
      <w:pPr>
        <w:ind w:left="6998" w:hanging="300"/>
      </w:pPr>
      <w:rPr>
        <w:rFonts w:hint="default"/>
        <w:lang w:val="en-US" w:eastAsia="en-US" w:bidi="ar-SA"/>
      </w:rPr>
    </w:lvl>
    <w:lvl w:ilvl="8" w:tplc="C08C4996">
      <w:numFmt w:val="bullet"/>
      <w:lvlText w:val="•"/>
      <w:lvlJc w:val="left"/>
      <w:pPr>
        <w:ind w:left="7892" w:hanging="300"/>
      </w:pPr>
      <w:rPr>
        <w:rFonts w:hint="default"/>
        <w:lang w:val="en-US" w:eastAsia="en-US" w:bidi="ar-SA"/>
      </w:rPr>
    </w:lvl>
  </w:abstractNum>
  <w:abstractNum w:abstractNumId="4" w15:restartNumberingAfterBreak="0">
    <w:nsid w:val="36C13DA1"/>
    <w:multiLevelType w:val="hybridMultilevel"/>
    <w:tmpl w:val="390A828E"/>
    <w:lvl w:ilvl="0" w:tplc="0B2A8436">
      <w:start w:val="1"/>
      <w:numFmt w:val="decimal"/>
      <w:lvlText w:val="%1."/>
      <w:lvlJc w:val="left"/>
      <w:pPr>
        <w:ind w:left="745" w:hanging="293"/>
        <w:jc w:val="left"/>
      </w:pPr>
      <w:rPr>
        <w:rFonts w:ascii="Arial" w:eastAsia="Arial" w:hAnsi="Arial" w:cs="Arial" w:hint="default"/>
        <w:b w:val="0"/>
        <w:bCs w:val="0"/>
        <w:i w:val="0"/>
        <w:iCs w:val="0"/>
        <w:w w:val="99"/>
        <w:sz w:val="22"/>
        <w:szCs w:val="22"/>
        <w:lang w:val="en-US" w:eastAsia="en-US" w:bidi="ar-SA"/>
      </w:rPr>
    </w:lvl>
    <w:lvl w:ilvl="1" w:tplc="A2DA1288">
      <w:numFmt w:val="bullet"/>
      <w:lvlText w:val="•"/>
      <w:lvlJc w:val="left"/>
      <w:pPr>
        <w:ind w:left="1634" w:hanging="293"/>
      </w:pPr>
      <w:rPr>
        <w:rFonts w:hint="default"/>
        <w:lang w:val="en-US" w:eastAsia="en-US" w:bidi="ar-SA"/>
      </w:rPr>
    </w:lvl>
    <w:lvl w:ilvl="2" w:tplc="293C33C6">
      <w:numFmt w:val="bullet"/>
      <w:lvlText w:val="•"/>
      <w:lvlJc w:val="left"/>
      <w:pPr>
        <w:ind w:left="2528" w:hanging="293"/>
      </w:pPr>
      <w:rPr>
        <w:rFonts w:hint="default"/>
        <w:lang w:val="en-US" w:eastAsia="en-US" w:bidi="ar-SA"/>
      </w:rPr>
    </w:lvl>
    <w:lvl w:ilvl="3" w:tplc="8F4CFC2E">
      <w:numFmt w:val="bullet"/>
      <w:lvlText w:val="•"/>
      <w:lvlJc w:val="left"/>
      <w:pPr>
        <w:ind w:left="3422" w:hanging="293"/>
      </w:pPr>
      <w:rPr>
        <w:rFonts w:hint="default"/>
        <w:lang w:val="en-US" w:eastAsia="en-US" w:bidi="ar-SA"/>
      </w:rPr>
    </w:lvl>
    <w:lvl w:ilvl="4" w:tplc="14880348">
      <w:numFmt w:val="bullet"/>
      <w:lvlText w:val="•"/>
      <w:lvlJc w:val="left"/>
      <w:pPr>
        <w:ind w:left="4316" w:hanging="293"/>
      </w:pPr>
      <w:rPr>
        <w:rFonts w:hint="default"/>
        <w:lang w:val="en-US" w:eastAsia="en-US" w:bidi="ar-SA"/>
      </w:rPr>
    </w:lvl>
    <w:lvl w:ilvl="5" w:tplc="57B646D6">
      <w:numFmt w:val="bullet"/>
      <w:lvlText w:val="•"/>
      <w:lvlJc w:val="left"/>
      <w:pPr>
        <w:ind w:left="5210" w:hanging="293"/>
      </w:pPr>
      <w:rPr>
        <w:rFonts w:hint="default"/>
        <w:lang w:val="en-US" w:eastAsia="en-US" w:bidi="ar-SA"/>
      </w:rPr>
    </w:lvl>
    <w:lvl w:ilvl="6" w:tplc="124EB46E">
      <w:numFmt w:val="bullet"/>
      <w:lvlText w:val="•"/>
      <w:lvlJc w:val="left"/>
      <w:pPr>
        <w:ind w:left="6104" w:hanging="293"/>
      </w:pPr>
      <w:rPr>
        <w:rFonts w:hint="default"/>
        <w:lang w:val="en-US" w:eastAsia="en-US" w:bidi="ar-SA"/>
      </w:rPr>
    </w:lvl>
    <w:lvl w:ilvl="7" w:tplc="6BB0E158">
      <w:numFmt w:val="bullet"/>
      <w:lvlText w:val="•"/>
      <w:lvlJc w:val="left"/>
      <w:pPr>
        <w:ind w:left="6998" w:hanging="293"/>
      </w:pPr>
      <w:rPr>
        <w:rFonts w:hint="default"/>
        <w:lang w:val="en-US" w:eastAsia="en-US" w:bidi="ar-SA"/>
      </w:rPr>
    </w:lvl>
    <w:lvl w:ilvl="8" w:tplc="A5E00ABC">
      <w:numFmt w:val="bullet"/>
      <w:lvlText w:val="•"/>
      <w:lvlJc w:val="left"/>
      <w:pPr>
        <w:ind w:left="7892" w:hanging="293"/>
      </w:pPr>
      <w:rPr>
        <w:rFonts w:hint="default"/>
        <w:lang w:val="en-US" w:eastAsia="en-US" w:bidi="ar-SA"/>
      </w:rPr>
    </w:lvl>
  </w:abstractNum>
  <w:abstractNum w:abstractNumId="5" w15:restartNumberingAfterBreak="0">
    <w:nsid w:val="3F567C35"/>
    <w:multiLevelType w:val="hybridMultilevel"/>
    <w:tmpl w:val="A9EC3460"/>
    <w:lvl w:ilvl="0" w:tplc="AE5C90F0">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B04E1730">
      <w:numFmt w:val="bullet"/>
      <w:lvlText w:val="•"/>
      <w:lvlJc w:val="left"/>
      <w:pPr>
        <w:ind w:left="1634" w:hanging="300"/>
      </w:pPr>
      <w:rPr>
        <w:rFonts w:hint="default"/>
        <w:lang w:val="en-US" w:eastAsia="en-US" w:bidi="ar-SA"/>
      </w:rPr>
    </w:lvl>
    <w:lvl w:ilvl="2" w:tplc="D828FF46">
      <w:numFmt w:val="bullet"/>
      <w:lvlText w:val="•"/>
      <w:lvlJc w:val="left"/>
      <w:pPr>
        <w:ind w:left="2528" w:hanging="300"/>
      </w:pPr>
      <w:rPr>
        <w:rFonts w:hint="default"/>
        <w:lang w:val="en-US" w:eastAsia="en-US" w:bidi="ar-SA"/>
      </w:rPr>
    </w:lvl>
    <w:lvl w:ilvl="3" w:tplc="CD6AE6C8">
      <w:numFmt w:val="bullet"/>
      <w:lvlText w:val="•"/>
      <w:lvlJc w:val="left"/>
      <w:pPr>
        <w:ind w:left="3422" w:hanging="300"/>
      </w:pPr>
      <w:rPr>
        <w:rFonts w:hint="default"/>
        <w:lang w:val="en-US" w:eastAsia="en-US" w:bidi="ar-SA"/>
      </w:rPr>
    </w:lvl>
    <w:lvl w:ilvl="4" w:tplc="2E04D358">
      <w:numFmt w:val="bullet"/>
      <w:lvlText w:val="•"/>
      <w:lvlJc w:val="left"/>
      <w:pPr>
        <w:ind w:left="4316" w:hanging="300"/>
      </w:pPr>
      <w:rPr>
        <w:rFonts w:hint="default"/>
        <w:lang w:val="en-US" w:eastAsia="en-US" w:bidi="ar-SA"/>
      </w:rPr>
    </w:lvl>
    <w:lvl w:ilvl="5" w:tplc="7EE6B250">
      <w:numFmt w:val="bullet"/>
      <w:lvlText w:val="•"/>
      <w:lvlJc w:val="left"/>
      <w:pPr>
        <w:ind w:left="5210" w:hanging="300"/>
      </w:pPr>
      <w:rPr>
        <w:rFonts w:hint="default"/>
        <w:lang w:val="en-US" w:eastAsia="en-US" w:bidi="ar-SA"/>
      </w:rPr>
    </w:lvl>
    <w:lvl w:ilvl="6" w:tplc="561CD8E0">
      <w:numFmt w:val="bullet"/>
      <w:lvlText w:val="•"/>
      <w:lvlJc w:val="left"/>
      <w:pPr>
        <w:ind w:left="6104" w:hanging="300"/>
      </w:pPr>
      <w:rPr>
        <w:rFonts w:hint="default"/>
        <w:lang w:val="en-US" w:eastAsia="en-US" w:bidi="ar-SA"/>
      </w:rPr>
    </w:lvl>
    <w:lvl w:ilvl="7" w:tplc="9CC253EA">
      <w:numFmt w:val="bullet"/>
      <w:lvlText w:val="•"/>
      <w:lvlJc w:val="left"/>
      <w:pPr>
        <w:ind w:left="6998" w:hanging="300"/>
      </w:pPr>
      <w:rPr>
        <w:rFonts w:hint="default"/>
        <w:lang w:val="en-US" w:eastAsia="en-US" w:bidi="ar-SA"/>
      </w:rPr>
    </w:lvl>
    <w:lvl w:ilvl="8" w:tplc="A48C3D34">
      <w:numFmt w:val="bullet"/>
      <w:lvlText w:val="•"/>
      <w:lvlJc w:val="left"/>
      <w:pPr>
        <w:ind w:left="7892" w:hanging="300"/>
      </w:pPr>
      <w:rPr>
        <w:rFonts w:hint="default"/>
        <w:lang w:val="en-US" w:eastAsia="en-US" w:bidi="ar-SA"/>
      </w:rPr>
    </w:lvl>
  </w:abstractNum>
  <w:abstractNum w:abstractNumId="6" w15:restartNumberingAfterBreak="0">
    <w:nsid w:val="4568784A"/>
    <w:multiLevelType w:val="hybridMultilevel"/>
    <w:tmpl w:val="10AA8F90"/>
    <w:lvl w:ilvl="0" w:tplc="23E6B5BA">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14A08C72">
      <w:numFmt w:val="bullet"/>
      <w:lvlText w:val="•"/>
      <w:lvlJc w:val="left"/>
      <w:pPr>
        <w:ind w:left="1634" w:hanging="300"/>
      </w:pPr>
      <w:rPr>
        <w:rFonts w:hint="default"/>
        <w:lang w:val="en-US" w:eastAsia="en-US" w:bidi="ar-SA"/>
      </w:rPr>
    </w:lvl>
    <w:lvl w:ilvl="2" w:tplc="8B40AED4">
      <w:numFmt w:val="bullet"/>
      <w:lvlText w:val="•"/>
      <w:lvlJc w:val="left"/>
      <w:pPr>
        <w:ind w:left="2528" w:hanging="300"/>
      </w:pPr>
      <w:rPr>
        <w:rFonts w:hint="default"/>
        <w:lang w:val="en-US" w:eastAsia="en-US" w:bidi="ar-SA"/>
      </w:rPr>
    </w:lvl>
    <w:lvl w:ilvl="3" w:tplc="A19A2026">
      <w:numFmt w:val="bullet"/>
      <w:lvlText w:val="•"/>
      <w:lvlJc w:val="left"/>
      <w:pPr>
        <w:ind w:left="3422" w:hanging="300"/>
      </w:pPr>
      <w:rPr>
        <w:rFonts w:hint="default"/>
        <w:lang w:val="en-US" w:eastAsia="en-US" w:bidi="ar-SA"/>
      </w:rPr>
    </w:lvl>
    <w:lvl w:ilvl="4" w:tplc="B6268056">
      <w:numFmt w:val="bullet"/>
      <w:lvlText w:val="•"/>
      <w:lvlJc w:val="left"/>
      <w:pPr>
        <w:ind w:left="4316" w:hanging="300"/>
      </w:pPr>
      <w:rPr>
        <w:rFonts w:hint="default"/>
        <w:lang w:val="en-US" w:eastAsia="en-US" w:bidi="ar-SA"/>
      </w:rPr>
    </w:lvl>
    <w:lvl w:ilvl="5" w:tplc="FE685FE2">
      <w:numFmt w:val="bullet"/>
      <w:lvlText w:val="•"/>
      <w:lvlJc w:val="left"/>
      <w:pPr>
        <w:ind w:left="5210" w:hanging="300"/>
      </w:pPr>
      <w:rPr>
        <w:rFonts w:hint="default"/>
        <w:lang w:val="en-US" w:eastAsia="en-US" w:bidi="ar-SA"/>
      </w:rPr>
    </w:lvl>
    <w:lvl w:ilvl="6" w:tplc="D1542A42">
      <w:numFmt w:val="bullet"/>
      <w:lvlText w:val="•"/>
      <w:lvlJc w:val="left"/>
      <w:pPr>
        <w:ind w:left="6104" w:hanging="300"/>
      </w:pPr>
      <w:rPr>
        <w:rFonts w:hint="default"/>
        <w:lang w:val="en-US" w:eastAsia="en-US" w:bidi="ar-SA"/>
      </w:rPr>
    </w:lvl>
    <w:lvl w:ilvl="7" w:tplc="8FC4BC0E">
      <w:numFmt w:val="bullet"/>
      <w:lvlText w:val="•"/>
      <w:lvlJc w:val="left"/>
      <w:pPr>
        <w:ind w:left="6998" w:hanging="300"/>
      </w:pPr>
      <w:rPr>
        <w:rFonts w:hint="default"/>
        <w:lang w:val="en-US" w:eastAsia="en-US" w:bidi="ar-SA"/>
      </w:rPr>
    </w:lvl>
    <w:lvl w:ilvl="8" w:tplc="E8F22194">
      <w:numFmt w:val="bullet"/>
      <w:lvlText w:val="•"/>
      <w:lvlJc w:val="left"/>
      <w:pPr>
        <w:ind w:left="7892" w:hanging="300"/>
      </w:pPr>
      <w:rPr>
        <w:rFonts w:hint="default"/>
        <w:lang w:val="en-US" w:eastAsia="en-US" w:bidi="ar-SA"/>
      </w:rPr>
    </w:lvl>
  </w:abstractNum>
  <w:abstractNum w:abstractNumId="7" w15:restartNumberingAfterBreak="0">
    <w:nsid w:val="4B083C4F"/>
    <w:multiLevelType w:val="hybridMultilevel"/>
    <w:tmpl w:val="9FD63D1C"/>
    <w:lvl w:ilvl="0" w:tplc="AE429F3E">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74AC63A0">
      <w:numFmt w:val="bullet"/>
      <w:lvlText w:val="•"/>
      <w:lvlJc w:val="left"/>
      <w:pPr>
        <w:ind w:left="1634" w:hanging="300"/>
      </w:pPr>
      <w:rPr>
        <w:rFonts w:hint="default"/>
        <w:lang w:val="en-US" w:eastAsia="en-US" w:bidi="ar-SA"/>
      </w:rPr>
    </w:lvl>
    <w:lvl w:ilvl="2" w:tplc="8B6C41C8">
      <w:numFmt w:val="bullet"/>
      <w:lvlText w:val="•"/>
      <w:lvlJc w:val="left"/>
      <w:pPr>
        <w:ind w:left="2528" w:hanging="300"/>
      </w:pPr>
      <w:rPr>
        <w:rFonts w:hint="default"/>
        <w:lang w:val="en-US" w:eastAsia="en-US" w:bidi="ar-SA"/>
      </w:rPr>
    </w:lvl>
    <w:lvl w:ilvl="3" w:tplc="E8328012">
      <w:numFmt w:val="bullet"/>
      <w:lvlText w:val="•"/>
      <w:lvlJc w:val="left"/>
      <w:pPr>
        <w:ind w:left="3422" w:hanging="300"/>
      </w:pPr>
      <w:rPr>
        <w:rFonts w:hint="default"/>
        <w:lang w:val="en-US" w:eastAsia="en-US" w:bidi="ar-SA"/>
      </w:rPr>
    </w:lvl>
    <w:lvl w:ilvl="4" w:tplc="90E675C6">
      <w:numFmt w:val="bullet"/>
      <w:lvlText w:val="•"/>
      <w:lvlJc w:val="left"/>
      <w:pPr>
        <w:ind w:left="4316" w:hanging="300"/>
      </w:pPr>
      <w:rPr>
        <w:rFonts w:hint="default"/>
        <w:lang w:val="en-US" w:eastAsia="en-US" w:bidi="ar-SA"/>
      </w:rPr>
    </w:lvl>
    <w:lvl w:ilvl="5" w:tplc="A4C255E2">
      <w:numFmt w:val="bullet"/>
      <w:lvlText w:val="•"/>
      <w:lvlJc w:val="left"/>
      <w:pPr>
        <w:ind w:left="5210" w:hanging="300"/>
      </w:pPr>
      <w:rPr>
        <w:rFonts w:hint="default"/>
        <w:lang w:val="en-US" w:eastAsia="en-US" w:bidi="ar-SA"/>
      </w:rPr>
    </w:lvl>
    <w:lvl w:ilvl="6" w:tplc="354ADBFE">
      <w:numFmt w:val="bullet"/>
      <w:lvlText w:val="•"/>
      <w:lvlJc w:val="left"/>
      <w:pPr>
        <w:ind w:left="6104" w:hanging="300"/>
      </w:pPr>
      <w:rPr>
        <w:rFonts w:hint="default"/>
        <w:lang w:val="en-US" w:eastAsia="en-US" w:bidi="ar-SA"/>
      </w:rPr>
    </w:lvl>
    <w:lvl w:ilvl="7" w:tplc="238061F4">
      <w:numFmt w:val="bullet"/>
      <w:lvlText w:val="•"/>
      <w:lvlJc w:val="left"/>
      <w:pPr>
        <w:ind w:left="6998" w:hanging="300"/>
      </w:pPr>
      <w:rPr>
        <w:rFonts w:hint="default"/>
        <w:lang w:val="en-US" w:eastAsia="en-US" w:bidi="ar-SA"/>
      </w:rPr>
    </w:lvl>
    <w:lvl w:ilvl="8" w:tplc="6992614C">
      <w:numFmt w:val="bullet"/>
      <w:lvlText w:val="•"/>
      <w:lvlJc w:val="left"/>
      <w:pPr>
        <w:ind w:left="7892" w:hanging="300"/>
      </w:pPr>
      <w:rPr>
        <w:rFonts w:hint="default"/>
        <w:lang w:val="en-US" w:eastAsia="en-US" w:bidi="ar-SA"/>
      </w:rPr>
    </w:lvl>
  </w:abstractNum>
  <w:abstractNum w:abstractNumId="8" w15:restartNumberingAfterBreak="0">
    <w:nsid w:val="505351C7"/>
    <w:multiLevelType w:val="hybridMultilevel"/>
    <w:tmpl w:val="06AE9510"/>
    <w:lvl w:ilvl="0" w:tplc="F6465CE4">
      <w:start w:val="1"/>
      <w:numFmt w:val="decimal"/>
      <w:lvlText w:val="%1."/>
      <w:lvlJc w:val="left"/>
      <w:pPr>
        <w:ind w:left="745" w:hanging="300"/>
        <w:jc w:val="left"/>
      </w:pPr>
      <w:rPr>
        <w:rFonts w:ascii="Arial" w:eastAsia="Arial" w:hAnsi="Arial" w:cs="Arial" w:hint="default"/>
        <w:b w:val="0"/>
        <w:bCs w:val="0"/>
        <w:i w:val="0"/>
        <w:iCs w:val="0"/>
        <w:w w:val="99"/>
        <w:sz w:val="22"/>
        <w:szCs w:val="22"/>
        <w:lang w:val="en-US" w:eastAsia="en-US" w:bidi="ar-SA"/>
      </w:rPr>
    </w:lvl>
    <w:lvl w:ilvl="1" w:tplc="F5F699E4">
      <w:numFmt w:val="bullet"/>
      <w:lvlText w:val="•"/>
      <w:lvlJc w:val="left"/>
      <w:pPr>
        <w:ind w:left="1634" w:hanging="300"/>
      </w:pPr>
      <w:rPr>
        <w:rFonts w:hint="default"/>
        <w:lang w:val="en-US" w:eastAsia="en-US" w:bidi="ar-SA"/>
      </w:rPr>
    </w:lvl>
    <w:lvl w:ilvl="2" w:tplc="50C2B094">
      <w:numFmt w:val="bullet"/>
      <w:lvlText w:val="•"/>
      <w:lvlJc w:val="left"/>
      <w:pPr>
        <w:ind w:left="2528" w:hanging="300"/>
      </w:pPr>
      <w:rPr>
        <w:rFonts w:hint="default"/>
        <w:lang w:val="en-US" w:eastAsia="en-US" w:bidi="ar-SA"/>
      </w:rPr>
    </w:lvl>
    <w:lvl w:ilvl="3" w:tplc="B0D0C778">
      <w:numFmt w:val="bullet"/>
      <w:lvlText w:val="•"/>
      <w:lvlJc w:val="left"/>
      <w:pPr>
        <w:ind w:left="3422" w:hanging="300"/>
      </w:pPr>
      <w:rPr>
        <w:rFonts w:hint="default"/>
        <w:lang w:val="en-US" w:eastAsia="en-US" w:bidi="ar-SA"/>
      </w:rPr>
    </w:lvl>
    <w:lvl w:ilvl="4" w:tplc="F3546312">
      <w:numFmt w:val="bullet"/>
      <w:lvlText w:val="•"/>
      <w:lvlJc w:val="left"/>
      <w:pPr>
        <w:ind w:left="4316" w:hanging="300"/>
      </w:pPr>
      <w:rPr>
        <w:rFonts w:hint="default"/>
        <w:lang w:val="en-US" w:eastAsia="en-US" w:bidi="ar-SA"/>
      </w:rPr>
    </w:lvl>
    <w:lvl w:ilvl="5" w:tplc="3300E2C0">
      <w:numFmt w:val="bullet"/>
      <w:lvlText w:val="•"/>
      <w:lvlJc w:val="left"/>
      <w:pPr>
        <w:ind w:left="5210" w:hanging="300"/>
      </w:pPr>
      <w:rPr>
        <w:rFonts w:hint="default"/>
        <w:lang w:val="en-US" w:eastAsia="en-US" w:bidi="ar-SA"/>
      </w:rPr>
    </w:lvl>
    <w:lvl w:ilvl="6" w:tplc="80EEC108">
      <w:numFmt w:val="bullet"/>
      <w:lvlText w:val="•"/>
      <w:lvlJc w:val="left"/>
      <w:pPr>
        <w:ind w:left="6104" w:hanging="300"/>
      </w:pPr>
      <w:rPr>
        <w:rFonts w:hint="default"/>
        <w:lang w:val="en-US" w:eastAsia="en-US" w:bidi="ar-SA"/>
      </w:rPr>
    </w:lvl>
    <w:lvl w:ilvl="7" w:tplc="0884FFE4">
      <w:numFmt w:val="bullet"/>
      <w:lvlText w:val="•"/>
      <w:lvlJc w:val="left"/>
      <w:pPr>
        <w:ind w:left="6998" w:hanging="300"/>
      </w:pPr>
      <w:rPr>
        <w:rFonts w:hint="default"/>
        <w:lang w:val="en-US" w:eastAsia="en-US" w:bidi="ar-SA"/>
      </w:rPr>
    </w:lvl>
    <w:lvl w:ilvl="8" w:tplc="5C86F092">
      <w:numFmt w:val="bullet"/>
      <w:lvlText w:val="•"/>
      <w:lvlJc w:val="left"/>
      <w:pPr>
        <w:ind w:left="7892" w:hanging="300"/>
      </w:pPr>
      <w:rPr>
        <w:rFonts w:hint="default"/>
        <w:lang w:val="en-US" w:eastAsia="en-US" w:bidi="ar-SA"/>
      </w:rPr>
    </w:lvl>
  </w:abstractNum>
  <w:abstractNum w:abstractNumId="9" w15:restartNumberingAfterBreak="0">
    <w:nsid w:val="53911B16"/>
    <w:multiLevelType w:val="hybridMultilevel"/>
    <w:tmpl w:val="7E4A3AB4"/>
    <w:lvl w:ilvl="0" w:tplc="69C8B35C">
      <w:start w:val="1"/>
      <w:numFmt w:val="decimal"/>
      <w:lvlText w:val="%1."/>
      <w:lvlJc w:val="left"/>
      <w:pPr>
        <w:ind w:left="745" w:hanging="292"/>
        <w:jc w:val="left"/>
      </w:pPr>
      <w:rPr>
        <w:rFonts w:ascii="Arial" w:eastAsia="Arial" w:hAnsi="Arial" w:cs="Arial" w:hint="default"/>
        <w:b w:val="0"/>
        <w:bCs w:val="0"/>
        <w:i w:val="0"/>
        <w:iCs w:val="0"/>
        <w:w w:val="99"/>
        <w:sz w:val="22"/>
        <w:szCs w:val="22"/>
        <w:lang w:val="en-US" w:eastAsia="en-US" w:bidi="ar-SA"/>
      </w:rPr>
    </w:lvl>
    <w:lvl w:ilvl="1" w:tplc="8384E552">
      <w:numFmt w:val="bullet"/>
      <w:lvlText w:val="•"/>
      <w:lvlJc w:val="left"/>
      <w:pPr>
        <w:ind w:left="1634" w:hanging="292"/>
      </w:pPr>
      <w:rPr>
        <w:rFonts w:hint="default"/>
        <w:lang w:val="en-US" w:eastAsia="en-US" w:bidi="ar-SA"/>
      </w:rPr>
    </w:lvl>
    <w:lvl w:ilvl="2" w:tplc="22AC6432">
      <w:numFmt w:val="bullet"/>
      <w:lvlText w:val="•"/>
      <w:lvlJc w:val="left"/>
      <w:pPr>
        <w:ind w:left="2528" w:hanging="292"/>
      </w:pPr>
      <w:rPr>
        <w:rFonts w:hint="default"/>
        <w:lang w:val="en-US" w:eastAsia="en-US" w:bidi="ar-SA"/>
      </w:rPr>
    </w:lvl>
    <w:lvl w:ilvl="3" w:tplc="316C58EE">
      <w:numFmt w:val="bullet"/>
      <w:lvlText w:val="•"/>
      <w:lvlJc w:val="left"/>
      <w:pPr>
        <w:ind w:left="3422" w:hanging="292"/>
      </w:pPr>
      <w:rPr>
        <w:rFonts w:hint="default"/>
        <w:lang w:val="en-US" w:eastAsia="en-US" w:bidi="ar-SA"/>
      </w:rPr>
    </w:lvl>
    <w:lvl w:ilvl="4" w:tplc="3E4EC536">
      <w:numFmt w:val="bullet"/>
      <w:lvlText w:val="•"/>
      <w:lvlJc w:val="left"/>
      <w:pPr>
        <w:ind w:left="4316" w:hanging="292"/>
      </w:pPr>
      <w:rPr>
        <w:rFonts w:hint="default"/>
        <w:lang w:val="en-US" w:eastAsia="en-US" w:bidi="ar-SA"/>
      </w:rPr>
    </w:lvl>
    <w:lvl w:ilvl="5" w:tplc="20386CA8">
      <w:numFmt w:val="bullet"/>
      <w:lvlText w:val="•"/>
      <w:lvlJc w:val="left"/>
      <w:pPr>
        <w:ind w:left="5210" w:hanging="292"/>
      </w:pPr>
      <w:rPr>
        <w:rFonts w:hint="default"/>
        <w:lang w:val="en-US" w:eastAsia="en-US" w:bidi="ar-SA"/>
      </w:rPr>
    </w:lvl>
    <w:lvl w:ilvl="6" w:tplc="07BE3D04">
      <w:numFmt w:val="bullet"/>
      <w:lvlText w:val="•"/>
      <w:lvlJc w:val="left"/>
      <w:pPr>
        <w:ind w:left="6104" w:hanging="292"/>
      </w:pPr>
      <w:rPr>
        <w:rFonts w:hint="default"/>
        <w:lang w:val="en-US" w:eastAsia="en-US" w:bidi="ar-SA"/>
      </w:rPr>
    </w:lvl>
    <w:lvl w:ilvl="7" w:tplc="396A1D0C">
      <w:numFmt w:val="bullet"/>
      <w:lvlText w:val="•"/>
      <w:lvlJc w:val="left"/>
      <w:pPr>
        <w:ind w:left="6998" w:hanging="292"/>
      </w:pPr>
      <w:rPr>
        <w:rFonts w:hint="default"/>
        <w:lang w:val="en-US" w:eastAsia="en-US" w:bidi="ar-SA"/>
      </w:rPr>
    </w:lvl>
    <w:lvl w:ilvl="8" w:tplc="C40CB688">
      <w:numFmt w:val="bullet"/>
      <w:lvlText w:val="•"/>
      <w:lvlJc w:val="left"/>
      <w:pPr>
        <w:ind w:left="7892" w:hanging="292"/>
      </w:pPr>
      <w:rPr>
        <w:rFonts w:hint="default"/>
        <w:lang w:val="en-US" w:eastAsia="en-US" w:bidi="ar-SA"/>
      </w:rPr>
    </w:lvl>
  </w:abstractNum>
  <w:abstractNum w:abstractNumId="10" w15:restartNumberingAfterBreak="0">
    <w:nsid w:val="75992DCD"/>
    <w:multiLevelType w:val="multilevel"/>
    <w:tmpl w:val="BD7CF974"/>
    <w:lvl w:ilvl="0">
      <w:start w:val="1"/>
      <w:numFmt w:val="decimal"/>
      <w:lvlText w:val="%1"/>
      <w:lvlJc w:val="left"/>
      <w:pPr>
        <w:ind w:left="4375" w:hanging="340"/>
        <w:jc w:val="right"/>
      </w:pPr>
      <w:rPr>
        <w:rFonts w:ascii="Arial" w:eastAsia="Arial" w:hAnsi="Arial" w:cs="Arial" w:hint="default"/>
        <w:b/>
        <w:bCs/>
        <w:i w:val="0"/>
        <w:iCs w:val="0"/>
        <w:w w:val="99"/>
        <w:sz w:val="22"/>
        <w:szCs w:val="22"/>
        <w:lang w:val="en-US" w:eastAsia="en-US" w:bidi="ar-SA"/>
      </w:rPr>
    </w:lvl>
    <w:lvl w:ilvl="1">
      <w:start w:val="1"/>
      <w:numFmt w:val="decimal"/>
      <w:lvlText w:val="%1.%2"/>
      <w:lvlJc w:val="left"/>
      <w:pPr>
        <w:ind w:left="681" w:hanging="522"/>
        <w:jc w:val="left"/>
      </w:pPr>
      <w:rPr>
        <w:rFonts w:ascii="Arial" w:eastAsia="Arial" w:hAnsi="Arial" w:cs="Arial" w:hint="default"/>
        <w:b/>
        <w:bCs/>
        <w:i w:val="0"/>
        <w:iCs w:val="0"/>
        <w:w w:val="99"/>
        <w:sz w:val="22"/>
        <w:szCs w:val="22"/>
        <w:lang w:val="en-US" w:eastAsia="en-US" w:bidi="ar-SA"/>
      </w:rPr>
    </w:lvl>
    <w:lvl w:ilvl="2">
      <w:numFmt w:val="bullet"/>
      <w:lvlText w:val="•"/>
      <w:lvlJc w:val="left"/>
      <w:pPr>
        <w:ind w:left="745" w:hanging="194"/>
      </w:pPr>
      <w:rPr>
        <w:rFonts w:ascii="Arial" w:eastAsia="Arial" w:hAnsi="Arial" w:cs="Arial" w:hint="default"/>
        <w:b w:val="0"/>
        <w:bCs w:val="0"/>
        <w:i w:val="0"/>
        <w:iCs w:val="0"/>
        <w:w w:val="99"/>
        <w:sz w:val="22"/>
        <w:szCs w:val="22"/>
        <w:lang w:val="en-US" w:eastAsia="en-US" w:bidi="ar-SA"/>
      </w:rPr>
    </w:lvl>
    <w:lvl w:ilvl="3">
      <w:numFmt w:val="bullet"/>
      <w:lvlText w:val="•"/>
      <w:lvlJc w:val="left"/>
      <w:pPr>
        <w:ind w:left="5042" w:hanging="194"/>
      </w:pPr>
      <w:rPr>
        <w:rFonts w:hint="default"/>
        <w:lang w:val="en-US" w:eastAsia="en-US" w:bidi="ar-SA"/>
      </w:rPr>
    </w:lvl>
    <w:lvl w:ilvl="4">
      <w:numFmt w:val="bullet"/>
      <w:lvlText w:val="•"/>
      <w:lvlJc w:val="left"/>
      <w:pPr>
        <w:ind w:left="5705" w:hanging="194"/>
      </w:pPr>
      <w:rPr>
        <w:rFonts w:hint="default"/>
        <w:lang w:val="en-US" w:eastAsia="en-US" w:bidi="ar-SA"/>
      </w:rPr>
    </w:lvl>
    <w:lvl w:ilvl="5">
      <w:numFmt w:val="bullet"/>
      <w:lvlText w:val="•"/>
      <w:lvlJc w:val="left"/>
      <w:pPr>
        <w:ind w:left="6367" w:hanging="194"/>
      </w:pPr>
      <w:rPr>
        <w:rFonts w:hint="default"/>
        <w:lang w:val="en-US" w:eastAsia="en-US" w:bidi="ar-SA"/>
      </w:rPr>
    </w:lvl>
    <w:lvl w:ilvl="6">
      <w:numFmt w:val="bullet"/>
      <w:lvlText w:val="•"/>
      <w:lvlJc w:val="left"/>
      <w:pPr>
        <w:ind w:left="7030" w:hanging="194"/>
      </w:pPr>
      <w:rPr>
        <w:rFonts w:hint="default"/>
        <w:lang w:val="en-US" w:eastAsia="en-US" w:bidi="ar-SA"/>
      </w:rPr>
    </w:lvl>
    <w:lvl w:ilvl="7">
      <w:numFmt w:val="bullet"/>
      <w:lvlText w:val="•"/>
      <w:lvlJc w:val="left"/>
      <w:pPr>
        <w:ind w:left="7692" w:hanging="194"/>
      </w:pPr>
      <w:rPr>
        <w:rFonts w:hint="default"/>
        <w:lang w:val="en-US" w:eastAsia="en-US" w:bidi="ar-SA"/>
      </w:rPr>
    </w:lvl>
    <w:lvl w:ilvl="8">
      <w:numFmt w:val="bullet"/>
      <w:lvlText w:val="•"/>
      <w:lvlJc w:val="left"/>
      <w:pPr>
        <w:ind w:left="8355" w:hanging="194"/>
      </w:pPr>
      <w:rPr>
        <w:rFonts w:hint="default"/>
        <w:lang w:val="en-US" w:eastAsia="en-US" w:bidi="ar-SA"/>
      </w:rPr>
    </w:lvl>
  </w:abstractNum>
  <w:num w:numId="1" w16cid:durableId="1069842304">
    <w:abstractNumId w:val="3"/>
  </w:num>
  <w:num w:numId="2" w16cid:durableId="1019355804">
    <w:abstractNumId w:val="1"/>
  </w:num>
  <w:num w:numId="3" w16cid:durableId="1918052645">
    <w:abstractNumId w:val="4"/>
  </w:num>
  <w:num w:numId="4" w16cid:durableId="414329497">
    <w:abstractNumId w:val="5"/>
  </w:num>
  <w:num w:numId="5" w16cid:durableId="1115102475">
    <w:abstractNumId w:val="0"/>
  </w:num>
  <w:num w:numId="6" w16cid:durableId="193543806">
    <w:abstractNumId w:val="8"/>
  </w:num>
  <w:num w:numId="7" w16cid:durableId="1026248832">
    <w:abstractNumId w:val="9"/>
  </w:num>
  <w:num w:numId="8" w16cid:durableId="1484544215">
    <w:abstractNumId w:val="6"/>
  </w:num>
  <w:num w:numId="9" w16cid:durableId="1280181403">
    <w:abstractNumId w:val="7"/>
  </w:num>
  <w:num w:numId="10" w16cid:durableId="1244725487">
    <w:abstractNumId w:val="10"/>
  </w:num>
  <w:num w:numId="11" w16cid:durableId="121283884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e Olivia Davies">
    <w15:presenceInfo w15:providerId="AD" w15:userId="S::joco@dtu.dk::0125ccbd-af4e-42b2-a970-b700e46ae0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9E7195"/>
    <w:rsid w:val="000924C4"/>
    <w:rsid w:val="000B19BD"/>
    <w:rsid w:val="0014639D"/>
    <w:rsid w:val="002C68E8"/>
    <w:rsid w:val="002D358B"/>
    <w:rsid w:val="004A23DF"/>
    <w:rsid w:val="009E7195"/>
    <w:rsid w:val="00A367DA"/>
    <w:rsid w:val="00CF6641"/>
    <w:rsid w:val="00F333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FAD4833"/>
  <w15:docId w15:val="{3CA4DBB8-2864-4AFD-B34D-703EAE93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681" w:hanging="52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2"/>
      <w:ind w:left="159"/>
    </w:pPr>
    <w:rPr>
      <w:b/>
      <w:bCs/>
    </w:rPr>
  </w:style>
  <w:style w:type="paragraph" w:styleId="BodyText">
    <w:name w:val="Body Text"/>
    <w:basedOn w:val="Normal"/>
    <w:uiPriority w:val="1"/>
    <w:qFormat/>
  </w:style>
  <w:style w:type="paragraph" w:styleId="Title">
    <w:name w:val="Title"/>
    <w:basedOn w:val="Normal"/>
    <w:uiPriority w:val="10"/>
    <w:qFormat/>
    <w:pPr>
      <w:ind w:left="266" w:right="211"/>
    </w:pPr>
    <w:rPr>
      <w:rFonts w:ascii="Microsoft Sans Serif" w:eastAsia="Microsoft Sans Serif" w:hAnsi="Microsoft Sans Serif" w:cs="Microsoft Sans Serif"/>
      <w:b/>
      <w:bCs/>
      <w:sz w:val="36"/>
      <w:szCs w:val="36"/>
    </w:rPr>
  </w:style>
  <w:style w:type="paragraph" w:styleId="ListParagraph">
    <w:name w:val="List Paragraph"/>
    <w:basedOn w:val="Normal"/>
    <w:uiPriority w:val="1"/>
    <w:qFormat/>
    <w:pPr>
      <w:ind w:left="745" w:hanging="300"/>
    </w:pPr>
  </w:style>
  <w:style w:type="paragraph" w:customStyle="1" w:styleId="TableParagraph">
    <w:name w:val="Table Paragraph"/>
    <w:basedOn w:val="Normal"/>
    <w:uiPriority w:val="1"/>
    <w:qFormat/>
  </w:style>
  <w:style w:type="paragraph" w:styleId="Revision">
    <w:name w:val="Revision"/>
    <w:hidden/>
    <w:uiPriority w:val="99"/>
    <w:semiHidden/>
    <w:rsid w:val="000B19BD"/>
    <w:pPr>
      <w:widowControl/>
      <w:autoSpaceDE/>
      <w:autoSpaceDN/>
    </w:pPr>
    <w:rPr>
      <w:rFonts w:ascii="Arial" w:eastAsia="Arial" w:hAnsi="Arial" w:cs="Arial"/>
    </w:rPr>
  </w:style>
  <w:style w:type="character" w:styleId="CommentReference">
    <w:name w:val="annotation reference"/>
    <w:basedOn w:val="DefaultParagraphFont"/>
    <w:uiPriority w:val="99"/>
    <w:semiHidden/>
    <w:unhideWhenUsed/>
    <w:rsid w:val="002D358B"/>
    <w:rPr>
      <w:sz w:val="16"/>
      <w:szCs w:val="16"/>
    </w:rPr>
  </w:style>
  <w:style w:type="paragraph" w:styleId="CommentText">
    <w:name w:val="annotation text"/>
    <w:basedOn w:val="Normal"/>
    <w:link w:val="CommentTextChar"/>
    <w:uiPriority w:val="99"/>
    <w:unhideWhenUsed/>
    <w:rsid w:val="002D358B"/>
    <w:rPr>
      <w:sz w:val="20"/>
      <w:szCs w:val="20"/>
    </w:rPr>
  </w:style>
  <w:style w:type="character" w:customStyle="1" w:styleId="CommentTextChar">
    <w:name w:val="Comment Text Char"/>
    <w:basedOn w:val="DefaultParagraphFont"/>
    <w:link w:val="CommentText"/>
    <w:uiPriority w:val="99"/>
    <w:rsid w:val="002D358B"/>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2D358B"/>
    <w:rPr>
      <w:b/>
      <w:bCs/>
    </w:rPr>
  </w:style>
  <w:style w:type="character" w:customStyle="1" w:styleId="CommentSubjectChar">
    <w:name w:val="Comment Subject Char"/>
    <w:basedOn w:val="CommentTextChar"/>
    <w:link w:val="CommentSubject"/>
    <w:uiPriority w:val="99"/>
    <w:semiHidden/>
    <w:rsid w:val="002D358B"/>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hyperlink" Target="https://github.com/TESA-workshops/ageing-best-practices-2023" TargetMode="External"/><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ESA-workshops/ageing-best-practices-2023" TargetMode="External"/><Relationship Id="rId24" Type="http://schemas.openxmlformats.org/officeDocument/2006/relationships/theme" Target="theme/theme1.xml"/><Relationship Id="rId5" Type="http://schemas.openxmlformats.org/officeDocument/2006/relationships/footnotes" Target="footnote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hyperlink" Target="http://www.gcpedia.gc.ca/wiki/DFO_Science_TESA_ETE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24</Pages>
  <Words>4590</Words>
  <Characters>26165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Proceedings of the Technical Expertise in Stock Assessment (TESA) national workshop on Best pratices in age estimation, 31 January, 01-02 February 2023 in Moncton, New Brunswick</vt:lpstr>
    </vt:vector>
  </TitlesOfParts>
  <Company>TECHNICAL UNIVERSITY OF DENMARK</Company>
  <LinksUpToDate>false</LinksUpToDate>
  <CharactersWithSpaces>30694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 the Technical Expertise in Stock Assessment (TESA) national workshop on Best pratices in age estimation, 31 January, 01-02 February 2023 in Moncton, New Brunswick</dc:title>
  <dc:creator>Daniel Ricard1, Aaron Adamack2, Jacob Burbank1, Peter Comeau3, Abby Daigle1, Allan Debertin4, Kim Emond5, Tracey Loewen6, Andrea Perreault2, Gregory Puncher3, Nicolas Rolland1, Meredith Schofield2, Andrew Smith5, Francois-Étienne Sylvain1 and Stephen Wischniowski7</dc:creator>
  <cp:lastModifiedBy>Julie Olivia Davies</cp:lastModifiedBy>
  <cp:revision>7</cp:revision>
  <dcterms:created xsi:type="dcterms:W3CDTF">2023-02-22T11:41:00Z</dcterms:created>
  <dcterms:modified xsi:type="dcterms:W3CDTF">2023-02-22T12:18:00Z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Creator">
    <vt:lpwstr>LaTeX with hyperref</vt:lpwstr>
  </property>
  <property fmtid="{D5CDD505-2E9C-101B-9397-08002B2CF9AE}" pid="4" name="LastSaved">
    <vt:filetime>2023-02-22T00:00:00Z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